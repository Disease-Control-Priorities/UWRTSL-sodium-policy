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0405872"/>
        <w:docPartObj>
          <w:docPartGallery w:val="Table of Contents"/>
          <w:docPartUnique/>
        </w:docPartObj>
      </w:sdtPr>
      <w:sdtEndPr>
        <w:rPr>
          <w:rFonts w:ascii="Aptos" w:hAnsi="Aptos" w:eastAsia="Times New Roman" w:cs="Times New Roman"/>
          <w:noProof/>
          <w:color w:val="auto"/>
          <w:sz w:val="24"/>
          <w:szCs w:val="24"/>
        </w:rPr>
      </w:sdtEndPr>
      <w:sdtContent>
        <w:p w:rsidR="00A57BD3" w:rsidRDefault="00A57BD3" w14:paraId="0FEA9598" w14:textId="44874BEB">
          <w:pPr>
            <w:pStyle w:val="TOCHeading"/>
          </w:pPr>
          <w:r>
            <w:t>Table of Contents</w:t>
          </w:r>
        </w:p>
        <w:p w:rsidR="00B93290" w:rsidRDefault="00A57BD3" w14:paraId="15370535" w14:textId="383DC194">
          <w:pPr>
            <w:pStyle w:val="TOC1"/>
            <w:tabs>
              <w:tab w:val="right" w:leader="dot" w:pos="1295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history="1" w:anchor="_Toc233374327">
            <w:r w:rsidRPr="00264121" w:rsidR="00B93290">
              <w:rPr>
                <w:rStyle w:val="Hyperlink"/>
                <w:noProof/>
              </w:rPr>
              <w:t>INTERVENTION EFFECT SIZES</w:t>
            </w:r>
            <w:r w:rsidR="00B93290">
              <w:rPr>
                <w:noProof/>
                <w:webHidden/>
              </w:rPr>
              <w:tab/>
            </w:r>
            <w:r w:rsidR="00B93290">
              <w:rPr>
                <w:noProof/>
                <w:webHidden/>
              </w:rPr>
              <w:fldChar w:fldCharType="begin"/>
            </w:r>
            <w:r w:rsidR="00B93290">
              <w:rPr>
                <w:noProof/>
                <w:webHidden/>
              </w:rPr>
              <w:instrText xml:space="preserve"> PAGEREF _Toc233374327 \h </w:instrText>
            </w:r>
            <w:r w:rsidR="00B93290">
              <w:rPr>
                <w:noProof/>
                <w:webHidden/>
              </w:rPr>
            </w:r>
            <w:r w:rsidR="00B93290">
              <w:rPr>
                <w:noProof/>
                <w:webHidden/>
              </w:rPr>
              <w:fldChar w:fldCharType="separate"/>
            </w:r>
            <w:r w:rsidR="00B93290">
              <w:rPr>
                <w:noProof/>
                <w:webHidden/>
              </w:rPr>
              <w:t>1</w:t>
            </w:r>
            <w:r w:rsidR="00B93290">
              <w:rPr>
                <w:noProof/>
                <w:webHidden/>
              </w:rPr>
              <w:fldChar w:fldCharType="end"/>
            </w:r>
          </w:hyperlink>
        </w:p>
        <w:p w:rsidR="00B93290" w:rsidRDefault="00B93290" w14:paraId="7ACF896F" w14:textId="66435E1D">
          <w:pPr>
            <w:pStyle w:val="TOC3"/>
            <w:tabs>
              <w:tab w:val="right" w:leader="dot" w:pos="12950"/>
            </w:tabs>
            <w:rPr>
              <w:rFonts w:eastAsiaTheme="minorEastAsia" w:cstheme="minorBidi"/>
              <w:i w:val="0"/>
              <w:iCs w:val="0"/>
              <w:noProof/>
              <w:kern w:val="2"/>
              <w:sz w:val="24"/>
              <w:szCs w:val="24"/>
              <w14:ligatures w14:val="standardContextual"/>
            </w:rPr>
          </w:pPr>
          <w:hyperlink w:history="1" w:anchor="_Toc233374328">
            <w:r w:rsidRPr="00264121">
              <w:rPr>
                <w:rStyle w:val="Hyperlink"/>
                <w:noProof/>
              </w:rPr>
              <w:t>Effect sizes by intervention area</w:t>
            </w:r>
            <w:r>
              <w:rPr>
                <w:noProof/>
                <w:webHidden/>
              </w:rPr>
              <w:tab/>
            </w:r>
            <w:r>
              <w:rPr>
                <w:noProof/>
                <w:webHidden/>
              </w:rPr>
              <w:fldChar w:fldCharType="begin"/>
            </w:r>
            <w:r>
              <w:rPr>
                <w:noProof/>
                <w:webHidden/>
              </w:rPr>
              <w:instrText xml:space="preserve"> PAGEREF _Toc233374328 \h </w:instrText>
            </w:r>
            <w:r>
              <w:rPr>
                <w:noProof/>
                <w:webHidden/>
              </w:rPr>
            </w:r>
            <w:r>
              <w:rPr>
                <w:noProof/>
                <w:webHidden/>
              </w:rPr>
              <w:fldChar w:fldCharType="separate"/>
            </w:r>
            <w:r>
              <w:rPr>
                <w:noProof/>
                <w:webHidden/>
              </w:rPr>
              <w:t>1</w:t>
            </w:r>
            <w:r>
              <w:rPr>
                <w:noProof/>
                <w:webHidden/>
              </w:rPr>
              <w:fldChar w:fldCharType="end"/>
            </w:r>
          </w:hyperlink>
        </w:p>
        <w:p w:rsidR="00B93290" w:rsidRDefault="00B93290" w14:paraId="06D85699" w14:textId="272B0B62">
          <w:pPr>
            <w:pStyle w:val="TOC3"/>
            <w:tabs>
              <w:tab w:val="right" w:leader="dot" w:pos="12950"/>
            </w:tabs>
            <w:rPr>
              <w:rFonts w:eastAsiaTheme="minorEastAsia" w:cstheme="minorBidi"/>
              <w:i w:val="0"/>
              <w:iCs w:val="0"/>
              <w:noProof/>
              <w:kern w:val="2"/>
              <w:sz w:val="24"/>
              <w:szCs w:val="24"/>
              <w14:ligatures w14:val="standardContextual"/>
            </w:rPr>
          </w:pPr>
          <w:hyperlink w:history="1" w:anchor="_Toc233374329">
            <w:r w:rsidRPr="00264121">
              <w:rPr>
                <w:rStyle w:val="Hyperlink"/>
                <w:noProof/>
              </w:rPr>
              <w:t>Study Characteristics, Expanded</w:t>
            </w:r>
            <w:r>
              <w:rPr>
                <w:noProof/>
                <w:webHidden/>
              </w:rPr>
              <w:tab/>
            </w:r>
            <w:r>
              <w:rPr>
                <w:noProof/>
                <w:webHidden/>
              </w:rPr>
              <w:fldChar w:fldCharType="begin"/>
            </w:r>
            <w:r>
              <w:rPr>
                <w:noProof/>
                <w:webHidden/>
              </w:rPr>
              <w:instrText xml:space="preserve"> PAGEREF _Toc233374329 \h </w:instrText>
            </w:r>
            <w:r>
              <w:rPr>
                <w:noProof/>
                <w:webHidden/>
              </w:rPr>
            </w:r>
            <w:r>
              <w:rPr>
                <w:noProof/>
                <w:webHidden/>
              </w:rPr>
              <w:fldChar w:fldCharType="separate"/>
            </w:r>
            <w:r>
              <w:rPr>
                <w:noProof/>
                <w:webHidden/>
              </w:rPr>
              <w:t>4</w:t>
            </w:r>
            <w:r>
              <w:rPr>
                <w:noProof/>
                <w:webHidden/>
              </w:rPr>
              <w:fldChar w:fldCharType="end"/>
            </w:r>
          </w:hyperlink>
        </w:p>
        <w:p w:rsidR="00B93290" w:rsidRDefault="00B93290" w14:paraId="347ED505" w14:textId="477EC74D">
          <w:pPr>
            <w:pStyle w:val="TOC1"/>
            <w:tabs>
              <w:tab w:val="right" w:leader="dot" w:pos="12950"/>
            </w:tabs>
            <w:rPr>
              <w:rFonts w:eastAsiaTheme="minorEastAsia" w:cstheme="minorBidi"/>
              <w:b w:val="0"/>
              <w:bCs w:val="0"/>
              <w:caps w:val="0"/>
              <w:noProof/>
              <w:kern w:val="2"/>
              <w:sz w:val="24"/>
              <w:szCs w:val="24"/>
              <w14:ligatures w14:val="standardContextual"/>
            </w:rPr>
          </w:pPr>
          <w:hyperlink w:history="1" w:anchor="_Toc233374330">
            <w:r w:rsidRPr="00264121">
              <w:rPr>
                <w:rStyle w:val="Hyperlink"/>
                <w:noProof/>
              </w:rPr>
              <w:t>SOURCES OF SODIUM</w:t>
            </w:r>
            <w:r>
              <w:rPr>
                <w:noProof/>
                <w:webHidden/>
              </w:rPr>
              <w:tab/>
            </w:r>
            <w:r>
              <w:rPr>
                <w:noProof/>
                <w:webHidden/>
              </w:rPr>
              <w:fldChar w:fldCharType="begin"/>
            </w:r>
            <w:r>
              <w:rPr>
                <w:noProof/>
                <w:webHidden/>
              </w:rPr>
              <w:instrText xml:space="preserve"> PAGEREF _Toc233374330 \h </w:instrText>
            </w:r>
            <w:r>
              <w:rPr>
                <w:noProof/>
                <w:webHidden/>
              </w:rPr>
            </w:r>
            <w:r>
              <w:rPr>
                <w:noProof/>
                <w:webHidden/>
              </w:rPr>
              <w:fldChar w:fldCharType="separate"/>
            </w:r>
            <w:r>
              <w:rPr>
                <w:noProof/>
                <w:webHidden/>
              </w:rPr>
              <w:t>7</w:t>
            </w:r>
            <w:r>
              <w:rPr>
                <w:noProof/>
                <w:webHidden/>
              </w:rPr>
              <w:fldChar w:fldCharType="end"/>
            </w:r>
          </w:hyperlink>
        </w:p>
        <w:p w:rsidR="00B93290" w:rsidRDefault="00B93290" w14:paraId="00BEE574" w14:textId="4512A00A">
          <w:pPr>
            <w:pStyle w:val="TOC3"/>
            <w:tabs>
              <w:tab w:val="right" w:leader="dot" w:pos="12950"/>
            </w:tabs>
            <w:rPr>
              <w:rFonts w:eastAsiaTheme="minorEastAsia" w:cstheme="minorBidi"/>
              <w:i w:val="0"/>
              <w:iCs w:val="0"/>
              <w:noProof/>
              <w:kern w:val="2"/>
              <w:sz w:val="24"/>
              <w:szCs w:val="24"/>
              <w14:ligatures w14:val="standardContextual"/>
            </w:rPr>
          </w:pPr>
          <w:hyperlink w:history="1" w:anchor="_Toc233374331">
            <w:r w:rsidRPr="00264121">
              <w:rPr>
                <w:rStyle w:val="Hyperlink"/>
                <w:noProof/>
              </w:rPr>
              <w:t>Definitions</w:t>
            </w:r>
            <w:r>
              <w:rPr>
                <w:noProof/>
                <w:webHidden/>
              </w:rPr>
              <w:tab/>
            </w:r>
            <w:r>
              <w:rPr>
                <w:noProof/>
                <w:webHidden/>
              </w:rPr>
              <w:fldChar w:fldCharType="begin"/>
            </w:r>
            <w:r>
              <w:rPr>
                <w:noProof/>
                <w:webHidden/>
              </w:rPr>
              <w:instrText xml:space="preserve"> PAGEREF _Toc233374331 \h </w:instrText>
            </w:r>
            <w:r>
              <w:rPr>
                <w:noProof/>
                <w:webHidden/>
              </w:rPr>
            </w:r>
            <w:r>
              <w:rPr>
                <w:noProof/>
                <w:webHidden/>
              </w:rPr>
              <w:fldChar w:fldCharType="separate"/>
            </w:r>
            <w:r>
              <w:rPr>
                <w:noProof/>
                <w:webHidden/>
              </w:rPr>
              <w:t>7</w:t>
            </w:r>
            <w:r>
              <w:rPr>
                <w:noProof/>
                <w:webHidden/>
              </w:rPr>
              <w:fldChar w:fldCharType="end"/>
            </w:r>
          </w:hyperlink>
        </w:p>
        <w:p w:rsidR="00B93290" w:rsidRDefault="00B93290" w14:paraId="3675554E" w14:textId="6A202196">
          <w:pPr>
            <w:pStyle w:val="TOC3"/>
            <w:tabs>
              <w:tab w:val="right" w:leader="dot" w:pos="12950"/>
            </w:tabs>
            <w:rPr>
              <w:rFonts w:eastAsiaTheme="minorEastAsia" w:cstheme="minorBidi"/>
              <w:i w:val="0"/>
              <w:iCs w:val="0"/>
              <w:noProof/>
              <w:kern w:val="2"/>
              <w:sz w:val="24"/>
              <w:szCs w:val="24"/>
              <w14:ligatures w14:val="standardContextual"/>
            </w:rPr>
          </w:pPr>
          <w:hyperlink w:history="1" w:anchor="_Toc233374332">
            <w:r w:rsidRPr="00264121">
              <w:rPr>
                <w:rStyle w:val="Hyperlink"/>
                <w:noProof/>
              </w:rPr>
              <w:t>Summary table of sources</w:t>
            </w:r>
            <w:r>
              <w:rPr>
                <w:noProof/>
                <w:webHidden/>
              </w:rPr>
              <w:tab/>
            </w:r>
            <w:r>
              <w:rPr>
                <w:noProof/>
                <w:webHidden/>
              </w:rPr>
              <w:fldChar w:fldCharType="begin"/>
            </w:r>
            <w:r>
              <w:rPr>
                <w:noProof/>
                <w:webHidden/>
              </w:rPr>
              <w:instrText xml:space="preserve"> PAGEREF _Toc233374332 \h </w:instrText>
            </w:r>
            <w:r>
              <w:rPr>
                <w:noProof/>
                <w:webHidden/>
              </w:rPr>
            </w:r>
            <w:r>
              <w:rPr>
                <w:noProof/>
                <w:webHidden/>
              </w:rPr>
              <w:fldChar w:fldCharType="separate"/>
            </w:r>
            <w:r>
              <w:rPr>
                <w:noProof/>
                <w:webHidden/>
              </w:rPr>
              <w:t>8</w:t>
            </w:r>
            <w:r>
              <w:rPr>
                <w:noProof/>
                <w:webHidden/>
              </w:rPr>
              <w:fldChar w:fldCharType="end"/>
            </w:r>
          </w:hyperlink>
        </w:p>
        <w:p w:rsidR="00B93290" w:rsidRDefault="00B93290" w14:paraId="4E5653B9" w14:textId="64258BB3">
          <w:pPr>
            <w:pStyle w:val="TOC3"/>
            <w:tabs>
              <w:tab w:val="right" w:leader="dot" w:pos="12950"/>
            </w:tabs>
            <w:rPr>
              <w:rFonts w:eastAsiaTheme="minorEastAsia" w:cstheme="minorBidi"/>
              <w:i w:val="0"/>
              <w:iCs w:val="0"/>
              <w:noProof/>
              <w:kern w:val="2"/>
              <w:sz w:val="24"/>
              <w:szCs w:val="24"/>
              <w14:ligatures w14:val="standardContextual"/>
            </w:rPr>
          </w:pPr>
          <w:hyperlink w:history="1" w:anchor="_Toc233374333">
            <w:r w:rsidRPr="00264121">
              <w:rPr>
                <w:rStyle w:val="Hyperlink"/>
                <w:noProof/>
              </w:rPr>
              <w:t>Supplementary country information</w:t>
            </w:r>
            <w:r>
              <w:rPr>
                <w:noProof/>
                <w:webHidden/>
              </w:rPr>
              <w:tab/>
            </w:r>
            <w:r>
              <w:rPr>
                <w:noProof/>
                <w:webHidden/>
              </w:rPr>
              <w:fldChar w:fldCharType="begin"/>
            </w:r>
            <w:r>
              <w:rPr>
                <w:noProof/>
                <w:webHidden/>
              </w:rPr>
              <w:instrText xml:space="preserve"> PAGEREF _Toc233374333 \h </w:instrText>
            </w:r>
            <w:r>
              <w:rPr>
                <w:noProof/>
                <w:webHidden/>
              </w:rPr>
            </w:r>
            <w:r>
              <w:rPr>
                <w:noProof/>
                <w:webHidden/>
              </w:rPr>
              <w:fldChar w:fldCharType="separate"/>
            </w:r>
            <w:r>
              <w:rPr>
                <w:noProof/>
                <w:webHidden/>
              </w:rPr>
              <w:t>8</w:t>
            </w:r>
            <w:r>
              <w:rPr>
                <w:noProof/>
                <w:webHidden/>
              </w:rPr>
              <w:fldChar w:fldCharType="end"/>
            </w:r>
          </w:hyperlink>
        </w:p>
        <w:p w:rsidR="00B93290" w:rsidRDefault="00B93290" w14:paraId="60D6C2F6" w14:textId="6B9D2548">
          <w:pPr>
            <w:pStyle w:val="TOC1"/>
            <w:tabs>
              <w:tab w:val="right" w:leader="dot" w:pos="12950"/>
            </w:tabs>
            <w:rPr>
              <w:rFonts w:eastAsiaTheme="minorEastAsia" w:cstheme="minorBidi"/>
              <w:b w:val="0"/>
              <w:bCs w:val="0"/>
              <w:caps w:val="0"/>
              <w:noProof/>
              <w:kern w:val="2"/>
              <w:sz w:val="24"/>
              <w:szCs w:val="24"/>
              <w14:ligatures w14:val="standardContextual"/>
            </w:rPr>
          </w:pPr>
          <w:hyperlink w:history="1" w:anchor="_Toc233374334">
            <w:r w:rsidRPr="00264121">
              <w:rPr>
                <w:rStyle w:val="Hyperlink"/>
                <w:noProof/>
              </w:rPr>
              <w:t>Impact Values by Intervention Type—Detailed information of studies selected, justification, and or studies not selected</w:t>
            </w:r>
            <w:r>
              <w:rPr>
                <w:noProof/>
                <w:webHidden/>
              </w:rPr>
              <w:tab/>
            </w:r>
            <w:r>
              <w:rPr>
                <w:noProof/>
                <w:webHidden/>
              </w:rPr>
              <w:fldChar w:fldCharType="begin"/>
            </w:r>
            <w:r>
              <w:rPr>
                <w:noProof/>
                <w:webHidden/>
              </w:rPr>
              <w:instrText xml:space="preserve"> PAGEREF _Toc233374334 \h </w:instrText>
            </w:r>
            <w:r>
              <w:rPr>
                <w:noProof/>
                <w:webHidden/>
              </w:rPr>
            </w:r>
            <w:r>
              <w:rPr>
                <w:noProof/>
                <w:webHidden/>
              </w:rPr>
              <w:fldChar w:fldCharType="separate"/>
            </w:r>
            <w:r>
              <w:rPr>
                <w:noProof/>
                <w:webHidden/>
              </w:rPr>
              <w:t>11</w:t>
            </w:r>
            <w:r>
              <w:rPr>
                <w:noProof/>
                <w:webHidden/>
              </w:rPr>
              <w:fldChar w:fldCharType="end"/>
            </w:r>
          </w:hyperlink>
        </w:p>
        <w:p w:rsidR="00B93290" w:rsidRDefault="00B93290" w14:paraId="2A0240A5" w14:textId="16856028">
          <w:pPr>
            <w:pStyle w:val="TOC1"/>
            <w:tabs>
              <w:tab w:val="right" w:leader="dot" w:pos="12950"/>
            </w:tabs>
            <w:rPr>
              <w:rFonts w:eastAsiaTheme="minorEastAsia" w:cstheme="minorBidi"/>
              <w:b w:val="0"/>
              <w:bCs w:val="0"/>
              <w:caps w:val="0"/>
              <w:noProof/>
              <w:kern w:val="2"/>
              <w:sz w:val="24"/>
              <w:szCs w:val="24"/>
              <w14:ligatures w14:val="standardContextual"/>
            </w:rPr>
          </w:pPr>
          <w:hyperlink w:history="1" w:anchor="_Toc233374335">
            <w:r w:rsidRPr="00264121">
              <w:rPr>
                <w:rStyle w:val="Hyperlink"/>
                <w:noProof/>
              </w:rPr>
              <w:t>~METHODS~—from previous iteration of the work</w:t>
            </w:r>
            <w:r>
              <w:rPr>
                <w:noProof/>
                <w:webHidden/>
              </w:rPr>
              <w:tab/>
            </w:r>
            <w:r>
              <w:rPr>
                <w:noProof/>
                <w:webHidden/>
              </w:rPr>
              <w:fldChar w:fldCharType="begin"/>
            </w:r>
            <w:r>
              <w:rPr>
                <w:noProof/>
                <w:webHidden/>
              </w:rPr>
              <w:instrText xml:space="preserve"> PAGEREF _Toc233374335 \h </w:instrText>
            </w:r>
            <w:r>
              <w:rPr>
                <w:noProof/>
                <w:webHidden/>
              </w:rPr>
            </w:r>
            <w:r>
              <w:rPr>
                <w:noProof/>
                <w:webHidden/>
              </w:rPr>
              <w:fldChar w:fldCharType="separate"/>
            </w:r>
            <w:r>
              <w:rPr>
                <w:noProof/>
                <w:webHidden/>
              </w:rPr>
              <w:t>18</w:t>
            </w:r>
            <w:r>
              <w:rPr>
                <w:noProof/>
                <w:webHidden/>
              </w:rPr>
              <w:fldChar w:fldCharType="end"/>
            </w:r>
          </w:hyperlink>
        </w:p>
        <w:p w:rsidR="00B93290" w:rsidRDefault="00B93290" w14:paraId="3376B549" w14:textId="00576BD2">
          <w:pPr>
            <w:pStyle w:val="TOC1"/>
            <w:tabs>
              <w:tab w:val="right" w:leader="dot" w:pos="12950"/>
            </w:tabs>
            <w:rPr>
              <w:rFonts w:eastAsiaTheme="minorEastAsia" w:cstheme="minorBidi"/>
              <w:b w:val="0"/>
              <w:bCs w:val="0"/>
              <w:caps w:val="0"/>
              <w:noProof/>
              <w:kern w:val="2"/>
              <w:sz w:val="24"/>
              <w:szCs w:val="24"/>
              <w14:ligatures w14:val="standardContextual"/>
            </w:rPr>
          </w:pPr>
          <w:hyperlink w:history="1" w:anchor="_Toc233374336">
            <w:r w:rsidRPr="00264121">
              <w:rPr>
                <w:rStyle w:val="Hyperlink"/>
                <w:noProof/>
              </w:rPr>
              <w:t>Outstanding Questions</w:t>
            </w:r>
            <w:r>
              <w:rPr>
                <w:noProof/>
                <w:webHidden/>
              </w:rPr>
              <w:tab/>
            </w:r>
            <w:r>
              <w:rPr>
                <w:noProof/>
                <w:webHidden/>
              </w:rPr>
              <w:fldChar w:fldCharType="begin"/>
            </w:r>
            <w:r>
              <w:rPr>
                <w:noProof/>
                <w:webHidden/>
              </w:rPr>
              <w:instrText xml:space="preserve"> PAGEREF _Toc233374336 \h </w:instrText>
            </w:r>
            <w:r>
              <w:rPr>
                <w:noProof/>
                <w:webHidden/>
              </w:rPr>
            </w:r>
            <w:r>
              <w:rPr>
                <w:noProof/>
                <w:webHidden/>
              </w:rPr>
              <w:fldChar w:fldCharType="separate"/>
            </w:r>
            <w:r>
              <w:rPr>
                <w:noProof/>
                <w:webHidden/>
              </w:rPr>
              <w:t>19</w:t>
            </w:r>
            <w:r>
              <w:rPr>
                <w:noProof/>
                <w:webHidden/>
              </w:rPr>
              <w:fldChar w:fldCharType="end"/>
            </w:r>
          </w:hyperlink>
        </w:p>
        <w:p w:rsidR="00A57BD3" w:rsidRDefault="00A57BD3" w14:paraId="3579904E" w14:textId="6C1585F6">
          <w:r>
            <w:rPr>
              <w:b/>
              <w:bCs/>
              <w:noProof/>
            </w:rPr>
            <w:fldChar w:fldCharType="end"/>
          </w:r>
        </w:p>
      </w:sdtContent>
    </w:sdt>
    <w:p w:rsidR="006124ED" w:rsidP="008F37CF" w:rsidRDefault="006124ED" w14:paraId="675A1323" w14:textId="059D207D">
      <w:pPr>
        <w:pStyle w:val="Heading1"/>
      </w:pPr>
    </w:p>
    <w:p w:rsidR="001A4816" w:rsidP="008F37CF" w:rsidRDefault="008F37CF" w14:paraId="1D452A08" w14:textId="078729C5">
      <w:pPr>
        <w:pStyle w:val="Heading1"/>
      </w:pPr>
      <w:bookmarkStart w:name="_Toc233374327" w:id="0"/>
      <w:r>
        <w:t>INTERVENTION EFFECT SIZES</w:t>
      </w:r>
      <w:bookmarkEnd w:id="0"/>
    </w:p>
    <w:p w:rsidR="4F9D1E01" w:rsidP="00FB7F4E" w:rsidRDefault="001A4816" w14:paraId="24496089" w14:textId="05C2AA13">
      <w:pPr>
        <w:pStyle w:val="Heading3"/>
      </w:pPr>
      <w:bookmarkStart w:name="_Toc233374328" w:id="1"/>
      <w:r>
        <w:t>Effect sizes by intervention area</w:t>
      </w:r>
      <w:bookmarkEnd w:id="1"/>
    </w:p>
    <w:tbl>
      <w:tblPr>
        <w:tblStyle w:val="TableGrid"/>
        <w:tblW w:w="14580" w:type="dxa"/>
        <w:tblInd w:w="-905" w:type="dxa"/>
        <w:tblLook w:val="06A0" w:firstRow="1" w:lastRow="0" w:firstColumn="1" w:lastColumn="0" w:noHBand="1" w:noVBand="1"/>
      </w:tblPr>
      <w:tblGrid>
        <w:gridCol w:w="1479"/>
        <w:gridCol w:w="1351"/>
        <w:gridCol w:w="1660"/>
        <w:gridCol w:w="1278"/>
        <w:gridCol w:w="1705"/>
        <w:gridCol w:w="1880"/>
        <w:gridCol w:w="1182"/>
        <w:gridCol w:w="4045"/>
      </w:tblGrid>
      <w:tr w:rsidR="00F67D6A" w:rsidTr="61910231" w14:paraId="37C36434" w14:textId="226B35EE">
        <w:trPr>
          <w:trHeight w:val="300"/>
        </w:trPr>
        <w:tc>
          <w:tcPr>
            <w:tcW w:w="1493" w:type="dxa"/>
            <w:shd w:val="clear" w:color="auto" w:fill="BFBFBF" w:themeFill="background1" w:themeFillShade="BF"/>
          </w:tcPr>
          <w:p w:rsidRPr="001A4816" w:rsidR="00F67D6A" w:rsidP="00E36BA6" w:rsidRDefault="00F67D6A" w14:paraId="64561657" w14:textId="71E3FBB3">
            <w:pPr>
              <w:rPr>
                <w:b/>
                <w:bCs/>
                <w:sz w:val="21"/>
                <w:szCs w:val="21"/>
              </w:rPr>
            </w:pPr>
            <w:r w:rsidRPr="001A4816">
              <w:rPr>
                <w:b/>
                <w:bCs/>
                <w:sz w:val="21"/>
                <w:szCs w:val="21"/>
              </w:rPr>
              <w:t>Policy</w:t>
            </w:r>
          </w:p>
        </w:tc>
        <w:tc>
          <w:tcPr>
            <w:tcW w:w="1347" w:type="dxa"/>
            <w:shd w:val="clear" w:color="auto" w:fill="BFBFBF" w:themeFill="background1" w:themeFillShade="BF"/>
          </w:tcPr>
          <w:p w:rsidRPr="001A4816" w:rsidR="00F67D6A" w:rsidP="00E36BA6" w:rsidRDefault="00F67D6A" w14:paraId="153E8C11" w14:textId="187B5AEA">
            <w:pPr>
              <w:rPr>
                <w:b/>
                <w:bCs/>
                <w:sz w:val="21"/>
                <w:szCs w:val="21"/>
              </w:rPr>
            </w:pPr>
            <w:r w:rsidRPr="001A4816">
              <w:rPr>
                <w:b/>
                <w:bCs/>
                <w:sz w:val="21"/>
                <w:szCs w:val="21"/>
              </w:rPr>
              <w:t>Sodium target</w:t>
            </w:r>
          </w:p>
        </w:tc>
        <w:tc>
          <w:tcPr>
            <w:tcW w:w="1808" w:type="dxa"/>
            <w:shd w:val="clear" w:color="auto" w:fill="BFBFBF" w:themeFill="background1" w:themeFillShade="BF"/>
          </w:tcPr>
          <w:p w:rsidRPr="001A4816" w:rsidR="00F67D6A" w:rsidP="00E36BA6" w:rsidRDefault="00F67D6A" w14:paraId="4C00F30C" w14:textId="294C99F7">
            <w:pPr>
              <w:rPr>
                <w:b/>
                <w:bCs/>
                <w:sz w:val="21"/>
                <w:szCs w:val="21"/>
              </w:rPr>
            </w:pPr>
            <w:r w:rsidRPr="001A4816">
              <w:rPr>
                <w:b/>
                <w:bCs/>
                <w:sz w:val="21"/>
                <w:szCs w:val="21"/>
              </w:rPr>
              <w:t>Study</w:t>
            </w:r>
          </w:p>
        </w:tc>
        <w:tc>
          <w:tcPr>
            <w:tcW w:w="1270" w:type="dxa"/>
            <w:shd w:val="clear" w:color="auto" w:fill="BFBFBF" w:themeFill="background1" w:themeFillShade="BF"/>
          </w:tcPr>
          <w:p w:rsidRPr="00EA2B88" w:rsidR="00F67D6A" w:rsidP="00E36BA6" w:rsidRDefault="00F67D6A" w14:paraId="4C8E5061" w14:textId="540F9700">
            <w:pPr>
              <w:rPr>
                <w:b/>
                <w:bCs/>
                <w:sz w:val="21"/>
                <w:szCs w:val="21"/>
              </w:rPr>
            </w:pPr>
            <w:r w:rsidRPr="00EA2B88">
              <w:rPr>
                <w:b/>
                <w:bCs/>
                <w:sz w:val="21"/>
                <w:szCs w:val="21"/>
              </w:rPr>
              <w:t>Modeled vs. observed</w:t>
            </w:r>
          </w:p>
        </w:tc>
        <w:tc>
          <w:tcPr>
            <w:tcW w:w="1705" w:type="dxa"/>
            <w:shd w:val="clear" w:color="auto" w:fill="BFBFBF" w:themeFill="background1" w:themeFillShade="BF"/>
          </w:tcPr>
          <w:p w:rsidRPr="001A4816" w:rsidR="00F67D6A" w:rsidP="00E36BA6" w:rsidRDefault="00F67D6A" w14:paraId="6D301182" w14:textId="5FFB7397">
            <w:pPr>
              <w:rPr>
                <w:b/>
                <w:bCs/>
                <w:sz w:val="21"/>
                <w:szCs w:val="21"/>
              </w:rPr>
            </w:pPr>
            <w:r w:rsidRPr="001A4816">
              <w:rPr>
                <w:b/>
                <w:bCs/>
                <w:sz w:val="21"/>
                <w:szCs w:val="21"/>
              </w:rPr>
              <w:t>Absolute reduction</w:t>
            </w:r>
          </w:p>
        </w:tc>
        <w:tc>
          <w:tcPr>
            <w:tcW w:w="1467" w:type="dxa"/>
            <w:shd w:val="clear" w:color="auto" w:fill="BFBFBF" w:themeFill="background1" w:themeFillShade="BF"/>
          </w:tcPr>
          <w:p w:rsidRPr="001A4816" w:rsidR="00F67D6A" w:rsidP="00E36BA6" w:rsidRDefault="00F67D6A" w14:paraId="5A61188D" w14:textId="465FBD9C">
            <w:pPr>
              <w:rPr>
                <w:b/>
                <w:bCs/>
                <w:sz w:val="21"/>
                <w:szCs w:val="21"/>
              </w:rPr>
            </w:pPr>
            <w:r w:rsidRPr="001A4816">
              <w:rPr>
                <w:b/>
                <w:bCs/>
                <w:sz w:val="21"/>
                <w:szCs w:val="21"/>
              </w:rPr>
              <w:t>Relative reduction</w:t>
            </w:r>
          </w:p>
        </w:tc>
        <w:tc>
          <w:tcPr>
            <w:tcW w:w="1440" w:type="dxa"/>
            <w:shd w:val="clear" w:color="auto" w:fill="BFBFBF" w:themeFill="background1" w:themeFillShade="BF"/>
          </w:tcPr>
          <w:p w:rsidRPr="001A4816" w:rsidR="00F67D6A" w:rsidP="00E36BA6" w:rsidRDefault="00F67D6A" w14:paraId="21CF94EF" w14:textId="20E60868">
            <w:pPr>
              <w:rPr>
                <w:b/>
                <w:bCs/>
                <w:sz w:val="21"/>
                <w:szCs w:val="21"/>
              </w:rPr>
            </w:pPr>
            <w:r w:rsidRPr="001A4816">
              <w:rPr>
                <w:b/>
                <w:bCs/>
                <w:sz w:val="21"/>
                <w:szCs w:val="21"/>
              </w:rPr>
              <w:t>Time period over which reduction occurred</w:t>
            </w:r>
          </w:p>
        </w:tc>
        <w:tc>
          <w:tcPr>
            <w:tcW w:w="4050" w:type="dxa"/>
            <w:shd w:val="clear" w:color="auto" w:fill="BFBFBF" w:themeFill="background1" w:themeFillShade="BF"/>
          </w:tcPr>
          <w:p w:rsidRPr="001A4816" w:rsidR="00F67D6A" w:rsidP="00E36BA6" w:rsidRDefault="0048651A" w14:paraId="06009D5E" w14:textId="0724A049">
            <w:pPr>
              <w:rPr>
                <w:b/>
                <w:bCs/>
                <w:sz w:val="21"/>
                <w:szCs w:val="21"/>
              </w:rPr>
            </w:pPr>
            <w:r>
              <w:rPr>
                <w:b/>
                <w:bCs/>
                <w:sz w:val="21"/>
                <w:szCs w:val="21"/>
              </w:rPr>
              <w:t>Adjustment for source of sodium in study population</w:t>
            </w:r>
          </w:p>
        </w:tc>
      </w:tr>
      <w:tr w:rsidR="00F67D6A" w:rsidTr="61910231" w14:paraId="5CC1BFA8" w14:textId="6AE94207">
        <w:trPr>
          <w:trHeight w:val="300"/>
        </w:trPr>
        <w:tc>
          <w:tcPr>
            <w:tcW w:w="1493" w:type="dxa"/>
          </w:tcPr>
          <w:p w:rsidRPr="00EA2B88" w:rsidR="00F67D6A" w:rsidP="00E36BA6" w:rsidRDefault="00F67D6A" w14:paraId="0C004ED3" w14:textId="11ABEF68">
            <w:pPr>
              <w:rPr>
                <w:b/>
                <w:bCs/>
                <w:sz w:val="21"/>
                <w:szCs w:val="21"/>
              </w:rPr>
            </w:pPr>
            <w:r w:rsidRPr="00EA2B88">
              <w:rPr>
                <w:b/>
                <w:bCs/>
                <w:sz w:val="21"/>
                <w:szCs w:val="21"/>
              </w:rPr>
              <w:t>Public food procurement</w:t>
            </w:r>
            <w:r w:rsidRPr="4AB91F4E" w:rsidR="06F893B0">
              <w:rPr>
                <w:b/>
                <w:bCs/>
                <w:sz w:val="21"/>
                <w:szCs w:val="21"/>
              </w:rPr>
              <w:t xml:space="preserve"> </w:t>
            </w:r>
            <w:r w:rsidRPr="787D74ED" w:rsidR="06F893B0">
              <w:rPr>
                <w:b/>
                <w:bCs/>
                <w:sz w:val="21"/>
                <w:szCs w:val="21"/>
              </w:rPr>
              <w:t>and service</w:t>
            </w:r>
          </w:p>
        </w:tc>
        <w:tc>
          <w:tcPr>
            <w:tcW w:w="1347" w:type="dxa"/>
          </w:tcPr>
          <w:p w:rsidRPr="001A4816" w:rsidR="00F67D6A" w:rsidP="00E3502A" w:rsidRDefault="00F67D6A" w14:paraId="7522C38E" w14:textId="34990086">
            <w:pPr>
              <w:spacing w:line="259" w:lineRule="auto"/>
              <w:rPr>
                <w:sz w:val="21"/>
                <w:szCs w:val="21"/>
              </w:rPr>
            </w:pPr>
            <w:r w:rsidRPr="61910231">
              <w:rPr>
                <w:sz w:val="21"/>
                <w:szCs w:val="21"/>
              </w:rPr>
              <w:t xml:space="preserve">Sodium </w:t>
            </w:r>
            <w:r w:rsidRPr="61910231" w:rsidR="6DD83B69">
              <w:rPr>
                <w:sz w:val="21"/>
                <w:szCs w:val="21"/>
              </w:rPr>
              <w:t>from food served/sold in public institutions</w:t>
            </w:r>
          </w:p>
        </w:tc>
        <w:tc>
          <w:tcPr>
            <w:tcW w:w="1808" w:type="dxa"/>
          </w:tcPr>
          <w:p w:rsidRPr="001A4816" w:rsidR="00F67D6A" w:rsidP="00E84F88" w:rsidRDefault="00F67D6A" w14:paraId="01105751" w14:textId="560242B4">
            <w:pPr>
              <w:rPr>
                <w:rStyle w:val="Hyperlink"/>
                <w:sz w:val="21"/>
                <w:szCs w:val="21"/>
              </w:rPr>
            </w:pPr>
            <w:r w:rsidRPr="001A4816">
              <w:rPr>
                <w:sz w:val="21"/>
                <w:szCs w:val="21"/>
              </w:rPr>
              <w:fldChar w:fldCharType="begin"/>
            </w:r>
            <w:r w:rsidRPr="001A4816">
              <w:rPr>
                <w:sz w:val="21"/>
                <w:szCs w:val="21"/>
              </w:rPr>
              <w:instrText>HYPERLINK "https://ajph.aphapublications.org/doi/full/10.2105/AJPH.2011.300138"</w:instrText>
            </w:r>
            <w:r w:rsidRPr="001A4816">
              <w:rPr>
                <w:sz w:val="21"/>
                <w:szCs w:val="21"/>
              </w:rPr>
            </w:r>
            <w:r w:rsidRPr="001A4816">
              <w:rPr>
                <w:sz w:val="21"/>
                <w:szCs w:val="21"/>
              </w:rPr>
              <w:fldChar w:fldCharType="separate"/>
            </w:r>
            <w:r w:rsidRPr="001A4816">
              <w:rPr>
                <w:rStyle w:val="Hyperlink"/>
                <w:sz w:val="21"/>
                <w:szCs w:val="21"/>
              </w:rPr>
              <w:t>Estimating the Potential Health Impact and Costs of Implementing</w:t>
            </w:r>
          </w:p>
          <w:p w:rsidRPr="001A4816" w:rsidR="00F67D6A" w:rsidP="00E84F88" w:rsidRDefault="00F67D6A" w14:paraId="6AF27679" w14:textId="77777777">
            <w:pPr>
              <w:rPr>
                <w:rStyle w:val="Hyperlink"/>
                <w:sz w:val="21"/>
                <w:szCs w:val="21"/>
              </w:rPr>
            </w:pPr>
            <w:r w:rsidRPr="001A4816">
              <w:rPr>
                <w:rStyle w:val="Hyperlink"/>
                <w:sz w:val="21"/>
                <w:szCs w:val="21"/>
              </w:rPr>
              <w:t>a Local Policy for Food Procurement to Reduce the Consumption</w:t>
            </w:r>
          </w:p>
          <w:p w:rsidRPr="001A4816" w:rsidR="00F67D6A" w:rsidP="00E84F88" w:rsidRDefault="00F67D6A" w14:paraId="6B58F6EB" w14:textId="2DF14B30">
            <w:pPr>
              <w:rPr>
                <w:sz w:val="21"/>
                <w:szCs w:val="21"/>
              </w:rPr>
            </w:pPr>
            <w:r w:rsidRPr="001A4816">
              <w:rPr>
                <w:rStyle w:val="Hyperlink"/>
                <w:sz w:val="21"/>
                <w:szCs w:val="21"/>
              </w:rPr>
              <w:t>of Sodium in the County of Los Angeles</w:t>
            </w:r>
            <w:r w:rsidRPr="001A4816">
              <w:rPr>
                <w:sz w:val="21"/>
                <w:szCs w:val="21"/>
              </w:rPr>
              <w:fldChar w:fldCharType="end"/>
            </w:r>
          </w:p>
          <w:p w:rsidRPr="001A4816" w:rsidR="00F67D6A" w:rsidP="00E84F88" w:rsidRDefault="00F67D6A" w14:paraId="5E533C0C" w14:textId="62774E22">
            <w:pPr>
              <w:rPr>
                <w:sz w:val="21"/>
                <w:szCs w:val="21"/>
              </w:rPr>
            </w:pPr>
            <w:r w:rsidRPr="001A4816">
              <w:rPr>
                <w:sz w:val="21"/>
                <w:szCs w:val="21"/>
              </w:rPr>
              <w:t>Gase et al, 2011.</w:t>
            </w:r>
          </w:p>
        </w:tc>
        <w:tc>
          <w:tcPr>
            <w:tcW w:w="1270" w:type="dxa"/>
          </w:tcPr>
          <w:p w:rsidRPr="001A4816" w:rsidR="00F67D6A" w:rsidP="00E36BA6" w:rsidRDefault="00F67D6A" w14:paraId="2F4B7358" w14:textId="543D53C2">
            <w:pPr>
              <w:rPr>
                <w:sz w:val="21"/>
                <w:szCs w:val="21"/>
              </w:rPr>
            </w:pPr>
            <w:r w:rsidRPr="001A4816">
              <w:rPr>
                <w:sz w:val="21"/>
                <w:szCs w:val="21"/>
              </w:rPr>
              <w:t>Modeled</w:t>
            </w:r>
          </w:p>
        </w:tc>
        <w:tc>
          <w:tcPr>
            <w:tcW w:w="1705" w:type="dxa"/>
          </w:tcPr>
          <w:p w:rsidRPr="001A4816" w:rsidR="00F67D6A" w:rsidP="00E36BA6" w:rsidRDefault="00F67D6A" w14:paraId="0F6CF7A1" w14:textId="7C6AFBD1">
            <w:pPr>
              <w:rPr>
                <w:sz w:val="21"/>
                <w:szCs w:val="21"/>
              </w:rPr>
            </w:pPr>
            <w:r w:rsidRPr="001A4816">
              <w:rPr>
                <w:sz w:val="21"/>
                <w:szCs w:val="21"/>
              </w:rPr>
              <w:t>-233 mg/day</w:t>
            </w:r>
          </w:p>
        </w:tc>
        <w:tc>
          <w:tcPr>
            <w:tcW w:w="1467" w:type="dxa"/>
          </w:tcPr>
          <w:p w:rsidRPr="001A4816" w:rsidR="00F67D6A" w:rsidP="00E36BA6" w:rsidRDefault="00F67D6A" w14:paraId="7B4B58FF" w14:textId="230375D7">
            <w:pPr>
              <w:rPr>
                <w:sz w:val="21"/>
                <w:szCs w:val="21"/>
              </w:rPr>
            </w:pPr>
            <w:commentRangeStart w:id="2"/>
            <w:r w:rsidRPr="001A4816">
              <w:rPr>
                <w:sz w:val="21"/>
                <w:szCs w:val="21"/>
              </w:rPr>
              <w:t>7% sodium intake/day</w:t>
            </w:r>
            <w:commentRangeEnd w:id="2"/>
            <w:r w:rsidR="002D17E8">
              <w:rPr>
                <w:rStyle w:val="CommentReference"/>
                <w:sz w:val="21"/>
                <w:szCs w:val="21"/>
              </w:rPr>
              <w:commentReference w:id="2"/>
            </w:r>
            <w:ins w:author="Laura Cobb" w:date="2026-05-19T22:48:00Z" w16du:dateUtc="2026-05-19T20:48:00Z" w:id="3">
              <w:r w:rsidR="00107C82">
                <w:rPr>
                  <w:sz w:val="21"/>
                  <w:szCs w:val="21"/>
                </w:rPr>
                <w:t xml:space="preserve"> in </w:t>
              </w:r>
              <w:commentRangeStart w:id="4"/>
              <w:r w:rsidR="00107C82">
                <w:rPr>
                  <w:sz w:val="21"/>
                  <w:szCs w:val="21"/>
                </w:rPr>
                <w:t xml:space="preserve">population </w:t>
              </w:r>
              <w:r w:rsidR="00AD65FE">
                <w:rPr>
                  <w:sz w:val="21"/>
                  <w:szCs w:val="21"/>
                </w:rPr>
                <w:t>provided at least on</w:t>
              </w:r>
            </w:ins>
            <w:ins w:author="Laura Cobb" w:date="2026-05-19T22:49:00Z" w16du:dateUtc="2026-05-19T20:49:00Z" w:id="5">
              <w:r w:rsidR="00AD65FE">
                <w:rPr>
                  <w:sz w:val="21"/>
                  <w:szCs w:val="21"/>
                </w:rPr>
                <w:t>e daily meal</w:t>
              </w:r>
            </w:ins>
            <w:commentRangeEnd w:id="4"/>
            <w:r w:rsidRPr="001A4816" w:rsidR="002D17E8">
              <w:rPr>
                <w:rStyle w:val="CommentReference"/>
                <w:sz w:val="21"/>
                <w:szCs w:val="21"/>
              </w:rPr>
              <w:commentReference w:id="4"/>
            </w:r>
          </w:p>
        </w:tc>
        <w:tc>
          <w:tcPr>
            <w:tcW w:w="1440" w:type="dxa"/>
          </w:tcPr>
          <w:p w:rsidRPr="001A4816" w:rsidR="00F67D6A" w:rsidP="00E36BA6" w:rsidRDefault="00F67D6A" w14:paraId="78CD5F27" w14:textId="48A1AEAC">
            <w:pPr>
              <w:rPr>
                <w:sz w:val="21"/>
                <w:szCs w:val="21"/>
              </w:rPr>
            </w:pPr>
            <w:r w:rsidRPr="001A4816">
              <w:rPr>
                <w:sz w:val="21"/>
                <w:szCs w:val="21"/>
              </w:rPr>
              <w:t>Not part of the model</w:t>
            </w:r>
          </w:p>
        </w:tc>
        <w:tc>
          <w:tcPr>
            <w:tcW w:w="4050" w:type="dxa"/>
          </w:tcPr>
          <w:p w:rsidRPr="003F3D49" w:rsidR="003F3D49" w:rsidP="003F3D49" w:rsidRDefault="003F3D49" w14:paraId="43ED5064" w14:textId="77777777">
            <w:pPr>
              <w:numPr>
                <w:ilvl w:val="0"/>
                <w:numId w:val="45"/>
              </w:numPr>
              <w:rPr>
                <w:sz w:val="21"/>
                <w:szCs w:val="21"/>
              </w:rPr>
            </w:pPr>
            <w:r w:rsidRPr="003F3D49">
              <w:rPr>
                <w:sz w:val="21"/>
                <w:szCs w:val="21"/>
              </w:rPr>
              <w:t>Total avg daily sodium intake in US/LA: 3,400 mg</w:t>
            </w:r>
          </w:p>
          <w:p w:rsidRPr="003F3D49" w:rsidR="003F3D49" w:rsidP="003F3D49" w:rsidRDefault="003F3D49" w14:paraId="0231E26D" w14:textId="77777777">
            <w:pPr>
              <w:numPr>
                <w:ilvl w:val="0"/>
                <w:numId w:val="45"/>
              </w:numPr>
              <w:rPr>
                <w:sz w:val="21"/>
                <w:szCs w:val="21"/>
              </w:rPr>
            </w:pPr>
            <w:r w:rsidRPr="003F3D49">
              <w:rPr>
                <w:sz w:val="21"/>
                <w:szCs w:val="21"/>
              </w:rPr>
              <w:t>Reduction: 233 mg/day = 6.9% of total intake (matches Gase's 7%)</w:t>
            </w:r>
          </w:p>
          <w:p w:rsidRPr="003F3D49" w:rsidR="003F3D49" w:rsidP="003F3D49" w:rsidRDefault="003F3D49" w14:paraId="4EC817C2" w14:textId="77777777">
            <w:pPr>
              <w:numPr>
                <w:ilvl w:val="0"/>
                <w:numId w:val="45"/>
              </w:numPr>
              <w:rPr>
                <w:sz w:val="21"/>
                <w:szCs w:val="21"/>
              </w:rPr>
            </w:pPr>
            <w:r w:rsidRPr="003F3D49">
              <w:rPr>
                <w:sz w:val="21"/>
                <w:szCs w:val="21"/>
              </w:rPr>
              <w:t xml:space="preserve">Assuming one public meal/day = ~1/3 of daily sodium intake: </w:t>
            </w:r>
          </w:p>
          <w:p w:rsidRPr="003F3D49" w:rsidR="003F3D49" w:rsidP="003F3D49" w:rsidRDefault="003F3D49" w14:paraId="6D44551A" w14:textId="77777777">
            <w:pPr>
              <w:numPr>
                <w:ilvl w:val="1"/>
                <w:numId w:val="45"/>
              </w:numPr>
              <w:rPr>
                <w:sz w:val="21"/>
                <w:szCs w:val="21"/>
              </w:rPr>
            </w:pPr>
            <w:r w:rsidRPr="003F3D49">
              <w:rPr>
                <w:sz w:val="21"/>
                <w:szCs w:val="21"/>
              </w:rPr>
              <w:t>Public meal sodium baseline ≈ 33% × 3,400 = 1,133 mg</w:t>
            </w:r>
          </w:p>
          <w:p w:rsidR="003F3D49" w:rsidP="003F3D49" w:rsidRDefault="003F3D49" w14:paraId="7181BF4D" w14:textId="77777777">
            <w:pPr>
              <w:numPr>
                <w:ilvl w:val="1"/>
                <w:numId w:val="45"/>
              </w:numPr>
              <w:rPr>
                <w:ins w:author="Zina Abourjeily" w:date="2026-05-19T22:04:00Z" w16du:dateUtc="2026-05-20T02:04:00Z" w:id="6"/>
                <w:sz w:val="21"/>
                <w:szCs w:val="21"/>
              </w:rPr>
            </w:pPr>
            <w:r w:rsidRPr="003F3D49">
              <w:rPr>
                <w:sz w:val="21"/>
                <w:szCs w:val="21"/>
              </w:rPr>
              <w:t xml:space="preserve">233 mg reduction = 20.6% reduction in the sodium content of those meals (I looked at this for kids too and it's very similar (19.4%), so we can just </w:t>
            </w:r>
            <w:r w:rsidRPr="003F3D49">
              <w:rPr>
                <w:b/>
                <w:bCs/>
                <w:sz w:val="21"/>
                <w:szCs w:val="21"/>
              </w:rPr>
              <w:t>assume 20% impact on a meal - similar to Laura's note</w:t>
            </w:r>
            <w:r w:rsidRPr="003F3D49">
              <w:rPr>
                <w:sz w:val="21"/>
                <w:szCs w:val="21"/>
              </w:rPr>
              <w:t>). </w:t>
            </w:r>
          </w:p>
          <w:p w:rsidRPr="003F3D49" w:rsidR="00B87EF4" w:rsidP="00B87EF4" w:rsidRDefault="00B87EF4" w14:paraId="758A3D3B" w14:textId="4854604B">
            <w:pPr>
              <w:rPr>
                <w:sz w:val="21"/>
                <w:szCs w:val="21"/>
              </w:rPr>
            </w:pPr>
            <w:r>
              <w:rPr>
                <w:sz w:val="21"/>
                <w:szCs w:val="21"/>
              </w:rPr>
              <w:t xml:space="preserve">Example of how it would be used: </w:t>
            </w:r>
          </w:p>
          <w:p w:rsidRPr="003F3D49" w:rsidR="003F3D49" w:rsidP="003F3D49" w:rsidRDefault="003F3D49" w14:paraId="1994ECBA" w14:textId="77777777">
            <w:pPr>
              <w:numPr>
                <w:ilvl w:val="0"/>
                <w:numId w:val="45"/>
              </w:numPr>
              <w:rPr>
                <w:sz w:val="21"/>
                <w:szCs w:val="21"/>
              </w:rPr>
            </w:pPr>
            <w:r w:rsidRPr="003F3D49">
              <w:rPr>
                <w:sz w:val="21"/>
                <w:szCs w:val="21"/>
              </w:rPr>
              <w:t xml:space="preserve">Now we apply that to another country where we have the % of sodium coming from all public institution meals. For example:  </w:t>
            </w:r>
          </w:p>
          <w:p w:rsidRPr="003F3D49" w:rsidR="003F3D49" w:rsidP="003F3D49" w:rsidRDefault="003F3D49" w14:paraId="014A69E0" w14:textId="77777777">
            <w:pPr>
              <w:numPr>
                <w:ilvl w:val="1"/>
                <w:numId w:val="45"/>
              </w:numPr>
              <w:rPr>
                <w:sz w:val="21"/>
                <w:szCs w:val="21"/>
              </w:rPr>
            </w:pPr>
            <w:r w:rsidRPr="003F3D49">
              <w:rPr>
                <w:sz w:val="21"/>
                <w:szCs w:val="21"/>
              </w:rPr>
              <w:t xml:space="preserve">If that's 5%, then: Population % reduction in total national sodium intake  =  0.20 × 0.05 </w:t>
            </w:r>
            <w:commentRangeStart w:id="7"/>
            <w:commentRangeStart w:id="8"/>
            <w:commentRangeStart w:id="9"/>
            <w:commentRangeStart w:id="10"/>
            <w:r w:rsidRPr="003F3D49">
              <w:rPr>
                <w:sz w:val="21"/>
                <w:szCs w:val="21"/>
              </w:rPr>
              <w:t xml:space="preserve">= </w:t>
            </w:r>
            <w:r w:rsidRPr="003F3D49">
              <w:rPr>
                <w:b/>
                <w:bCs/>
                <w:sz w:val="21"/>
                <w:szCs w:val="21"/>
              </w:rPr>
              <w:t>1.0% reduction in total population sodium intake</w:t>
            </w:r>
            <w:r w:rsidRPr="003F3D49">
              <w:rPr>
                <w:sz w:val="21"/>
                <w:szCs w:val="21"/>
              </w:rPr>
              <w:t>. </w:t>
            </w:r>
            <w:commentRangeEnd w:id="7"/>
            <w:r w:rsidRPr="003F3D49" w:rsidR="002D17E8">
              <w:rPr>
                <w:rStyle w:val="CommentReference"/>
                <w:sz w:val="21"/>
                <w:szCs w:val="21"/>
              </w:rPr>
              <w:commentReference w:id="7"/>
            </w:r>
            <w:commentRangeEnd w:id="8"/>
            <w:r>
              <w:rPr>
                <w:rStyle w:val="CommentReference"/>
              </w:rPr>
              <w:commentReference w:id="8"/>
            </w:r>
            <w:commentRangeEnd w:id="9"/>
            <w:r>
              <w:rPr>
                <w:rStyle w:val="CommentReference"/>
              </w:rPr>
              <w:commentReference w:id="9"/>
            </w:r>
            <w:commentRangeEnd w:id="10"/>
            <w:r>
              <w:rPr>
                <w:rStyle w:val="CommentReference"/>
              </w:rPr>
              <w:commentReference w:id="10"/>
            </w:r>
          </w:p>
          <w:p w:rsidRPr="001A4816" w:rsidR="00F67D6A" w:rsidP="0048651A" w:rsidRDefault="00F67D6A" w14:paraId="1196F5E4" w14:textId="77777777">
            <w:pPr>
              <w:rPr>
                <w:sz w:val="21"/>
                <w:szCs w:val="21"/>
              </w:rPr>
            </w:pPr>
          </w:p>
        </w:tc>
      </w:tr>
      <w:tr w:rsidR="00F67D6A" w:rsidTr="61910231" w14:paraId="284B9967" w14:textId="48C017B5">
        <w:trPr>
          <w:trHeight w:val="300"/>
        </w:trPr>
        <w:tc>
          <w:tcPr>
            <w:tcW w:w="1493" w:type="dxa"/>
          </w:tcPr>
          <w:p w:rsidRPr="00EA2B88" w:rsidR="00F67D6A" w:rsidP="00E36BA6" w:rsidRDefault="00F67D6A" w14:paraId="42F4D133" w14:textId="5FF9D151">
            <w:pPr>
              <w:rPr>
                <w:b/>
                <w:bCs/>
                <w:sz w:val="21"/>
                <w:szCs w:val="21"/>
              </w:rPr>
            </w:pPr>
            <w:r w:rsidRPr="00EA2B88">
              <w:rPr>
                <w:b/>
                <w:bCs/>
                <w:sz w:val="21"/>
                <w:szCs w:val="21"/>
              </w:rPr>
              <w:t>Behavior change/media campaigns</w:t>
            </w:r>
          </w:p>
        </w:tc>
        <w:tc>
          <w:tcPr>
            <w:tcW w:w="1347" w:type="dxa"/>
          </w:tcPr>
          <w:p w:rsidRPr="001A4816" w:rsidR="00F67D6A" w:rsidP="00E36BA6" w:rsidRDefault="00F67D6A" w14:paraId="075841E2" w14:textId="051A0DAE">
            <w:pPr>
              <w:rPr>
                <w:sz w:val="21"/>
                <w:szCs w:val="21"/>
              </w:rPr>
            </w:pPr>
            <w:r w:rsidRPr="001A4816">
              <w:rPr>
                <w:sz w:val="21"/>
                <w:szCs w:val="21"/>
              </w:rPr>
              <w:t>Discretionary</w:t>
            </w:r>
            <w:r w:rsidR="007C5198">
              <w:rPr>
                <w:sz w:val="21"/>
                <w:szCs w:val="21"/>
              </w:rPr>
              <w:t xml:space="preserve"> +Packaged food</w:t>
            </w:r>
          </w:p>
        </w:tc>
        <w:tc>
          <w:tcPr>
            <w:tcW w:w="1808" w:type="dxa"/>
          </w:tcPr>
          <w:p w:rsidRPr="006B12D6" w:rsidR="0097583B" w:rsidP="0097583B" w:rsidRDefault="0097583B" w14:paraId="60AB2DD4" w14:textId="6B4CD0D5">
            <w:pPr>
              <w:rPr>
                <w:sz w:val="21"/>
                <w:szCs w:val="21"/>
              </w:rPr>
            </w:pPr>
            <w:hyperlink w:history="1" r:id="rId15">
              <w:r w:rsidRPr="006B12D6">
                <w:rPr>
                  <w:rStyle w:val="Hyperlink"/>
                  <w:sz w:val="21"/>
                  <w:szCs w:val="21"/>
                </w:rPr>
                <w:t>Health and Economic Impacts of Eight Different Dietary Salt Reduction Interventions</w:t>
              </w:r>
            </w:hyperlink>
            <w:r w:rsidR="006B12D6">
              <w:rPr>
                <w:sz w:val="21"/>
                <w:szCs w:val="21"/>
              </w:rPr>
              <w:t xml:space="preserve"> Cobiac et al, 2015</w:t>
            </w:r>
          </w:p>
          <w:p w:rsidRPr="0097583B" w:rsidR="0097583B" w:rsidP="0097583B" w:rsidRDefault="0097583B" w14:paraId="2209FD67" w14:textId="77777777">
            <w:pPr>
              <w:rPr>
                <w:sz w:val="21"/>
                <w:szCs w:val="21"/>
              </w:rPr>
            </w:pPr>
          </w:p>
          <w:p w:rsidRPr="001A4816" w:rsidR="00F67D6A" w:rsidP="009A1F98" w:rsidRDefault="00F67D6A" w14:paraId="7ED74346" w14:textId="77777777">
            <w:pPr>
              <w:rPr>
                <w:sz w:val="21"/>
                <w:szCs w:val="21"/>
              </w:rPr>
            </w:pPr>
          </w:p>
        </w:tc>
        <w:tc>
          <w:tcPr>
            <w:tcW w:w="1270" w:type="dxa"/>
          </w:tcPr>
          <w:p w:rsidRPr="001A4816" w:rsidR="00F67D6A" w:rsidP="00E36BA6" w:rsidRDefault="009A1F98" w14:paraId="2A3E8606" w14:textId="75854EFB">
            <w:pPr>
              <w:rPr>
                <w:sz w:val="21"/>
                <w:szCs w:val="21"/>
              </w:rPr>
            </w:pPr>
            <w:r>
              <w:rPr>
                <w:sz w:val="21"/>
                <w:szCs w:val="21"/>
              </w:rPr>
              <w:t>Estimated based on real world data and consultation with SMEs</w:t>
            </w:r>
          </w:p>
        </w:tc>
        <w:tc>
          <w:tcPr>
            <w:tcW w:w="1705" w:type="dxa"/>
          </w:tcPr>
          <w:p w:rsidR="00F67D6A" w:rsidP="009A1F98" w:rsidRDefault="002075F7" w14:paraId="054A96D1" w14:textId="4685BC93">
            <w:pPr>
              <w:rPr>
                <w:sz w:val="21"/>
                <w:szCs w:val="21"/>
              </w:rPr>
            </w:pPr>
            <w:r>
              <w:rPr>
                <w:sz w:val="21"/>
                <w:szCs w:val="21"/>
              </w:rPr>
              <w:t>-22.31 mg /day</w:t>
            </w:r>
            <w:r w:rsidR="009748E0">
              <w:rPr>
                <w:sz w:val="21"/>
                <w:szCs w:val="21"/>
              </w:rPr>
              <w:t xml:space="preserve"> after</w:t>
            </w:r>
          </w:p>
          <w:p w:rsidR="009748E0" w:rsidP="009A1F98" w:rsidRDefault="009748E0" w14:paraId="274AEDC3" w14:textId="77777777">
            <w:pPr>
              <w:rPr>
                <w:sz w:val="21"/>
                <w:szCs w:val="21"/>
              </w:rPr>
            </w:pPr>
          </w:p>
          <w:p w:rsidR="00DB5EA4" w:rsidP="009A1F98" w:rsidRDefault="009748E0" w14:paraId="27815FEA" w14:textId="77777777">
            <w:pPr>
              <w:rPr>
                <w:sz w:val="21"/>
                <w:szCs w:val="21"/>
              </w:rPr>
            </w:pPr>
            <w:r>
              <w:rPr>
                <w:sz w:val="21"/>
                <w:szCs w:val="21"/>
              </w:rPr>
              <w:t>.97 mmol</w:t>
            </w:r>
            <w:r w:rsidR="00235DF0">
              <w:rPr>
                <w:sz w:val="21"/>
                <w:szCs w:val="21"/>
              </w:rPr>
              <w:t>/day</w:t>
            </w:r>
            <w:r>
              <w:rPr>
                <w:sz w:val="21"/>
                <w:szCs w:val="21"/>
              </w:rPr>
              <w:t xml:space="preserve"> decrease per year</w:t>
            </w:r>
          </w:p>
          <w:p w:rsidR="00DB5EA4" w:rsidP="009A1F98" w:rsidRDefault="00DB5EA4" w14:paraId="7DFCF28C" w14:textId="77777777">
            <w:pPr>
              <w:rPr>
                <w:sz w:val="21"/>
                <w:szCs w:val="21"/>
              </w:rPr>
            </w:pPr>
          </w:p>
          <w:p w:rsidR="009748E0" w:rsidP="009A1F98" w:rsidRDefault="00235DF0" w14:paraId="1A877CA7" w14:textId="2949598B">
            <w:pPr>
              <w:rPr>
                <w:sz w:val="21"/>
                <w:szCs w:val="21"/>
              </w:rPr>
            </w:pPr>
            <w:r>
              <w:rPr>
                <w:sz w:val="21"/>
                <w:szCs w:val="21"/>
              </w:rPr>
              <w:t>paper suggests cumulative over 7 years would be</w:t>
            </w:r>
            <w:r w:rsidR="00DB5EA4">
              <w:rPr>
                <w:sz w:val="21"/>
                <w:szCs w:val="21"/>
              </w:rPr>
              <w:t xml:space="preserve"> 6.8 mmol/day after 7 years</w:t>
            </w:r>
          </w:p>
          <w:p w:rsidRPr="001A4816" w:rsidR="00455E9B" w:rsidP="009A1F98" w:rsidRDefault="00455E9B" w14:paraId="5D683162" w14:textId="13A03D94">
            <w:pPr>
              <w:rPr>
                <w:sz w:val="21"/>
                <w:szCs w:val="21"/>
              </w:rPr>
            </w:pPr>
          </w:p>
        </w:tc>
        <w:tc>
          <w:tcPr>
            <w:tcW w:w="1467" w:type="dxa"/>
          </w:tcPr>
          <w:p w:rsidRPr="001A4816" w:rsidR="00F67D6A" w:rsidP="00E36BA6" w:rsidRDefault="006B12D6" w14:paraId="4D439FB4" w14:textId="54E599BE">
            <w:pPr>
              <w:rPr>
                <w:sz w:val="21"/>
                <w:szCs w:val="21"/>
              </w:rPr>
            </w:pPr>
            <w:r>
              <w:rPr>
                <w:sz w:val="21"/>
                <w:szCs w:val="21"/>
              </w:rPr>
              <w:t>Not reported, see rightmost column</w:t>
            </w:r>
          </w:p>
        </w:tc>
        <w:tc>
          <w:tcPr>
            <w:tcW w:w="1440" w:type="dxa"/>
          </w:tcPr>
          <w:p w:rsidRPr="001A4816" w:rsidR="00F67D6A" w:rsidP="00E36BA6" w:rsidRDefault="005D0778" w14:paraId="594713E7" w14:textId="5A5565DB">
            <w:pPr>
              <w:rPr>
                <w:sz w:val="21"/>
                <w:szCs w:val="21"/>
              </w:rPr>
            </w:pPr>
            <w:r>
              <w:rPr>
                <w:sz w:val="21"/>
                <w:szCs w:val="21"/>
              </w:rPr>
              <w:t>1</w:t>
            </w:r>
            <w:r w:rsidRPr="001A4816" w:rsidR="00F67D6A">
              <w:rPr>
                <w:sz w:val="21"/>
                <w:szCs w:val="21"/>
              </w:rPr>
              <w:t xml:space="preserve"> year</w:t>
            </w:r>
          </w:p>
        </w:tc>
        <w:tc>
          <w:tcPr>
            <w:tcW w:w="4050" w:type="dxa"/>
          </w:tcPr>
          <w:p w:rsidR="00F67D6A" w:rsidP="00E36BA6" w:rsidRDefault="007475A3" w14:paraId="72F90E22" w14:textId="0D952D85">
            <w:pPr>
              <w:rPr>
                <w:sz w:val="21"/>
                <w:szCs w:val="21"/>
              </w:rPr>
            </w:pPr>
            <w:r>
              <w:rPr>
                <w:sz w:val="21"/>
                <w:szCs w:val="21"/>
              </w:rPr>
              <w:t>79% of sodium intake is from discretionary + packaged food in the UK (</w:t>
            </w:r>
            <w:hyperlink w:history="1" r:id="rId16">
              <w:r w:rsidRPr="00B17F93" w:rsidR="00B17F93">
                <w:rPr>
                  <w:rStyle w:val="Hyperlink"/>
                  <w:sz w:val="21"/>
                  <w:szCs w:val="21"/>
                </w:rPr>
                <w:t>Action on Salt</w:t>
              </w:r>
            </w:hyperlink>
            <w:r w:rsidR="00B17F93">
              <w:rPr>
                <w:sz w:val="21"/>
                <w:szCs w:val="21"/>
              </w:rPr>
              <w:t>)</w:t>
            </w:r>
            <w:r w:rsidR="00FF7191">
              <w:rPr>
                <w:sz w:val="21"/>
                <w:szCs w:val="21"/>
              </w:rPr>
              <w:t>; µ pop salt intake = 7 g/day</w:t>
            </w:r>
            <w:r w:rsidR="00294B66">
              <w:rPr>
                <w:sz w:val="21"/>
                <w:szCs w:val="21"/>
              </w:rPr>
              <w:t xml:space="preserve"> (WHO Global Hypertension Report, 2025)</w:t>
            </w:r>
          </w:p>
          <w:p w:rsidR="00B17F93" w:rsidP="00E36BA6" w:rsidRDefault="00B17F93" w14:paraId="35ED7D5B" w14:textId="77777777">
            <w:pPr>
              <w:rPr>
                <w:sz w:val="21"/>
                <w:szCs w:val="21"/>
              </w:rPr>
            </w:pPr>
          </w:p>
          <w:p w:rsidR="008D0584" w:rsidP="008D0584" w:rsidRDefault="008D0584" w14:paraId="287F0B58" w14:textId="77777777">
            <w:pPr>
              <w:rPr>
                <w:b/>
                <w:bCs/>
                <w:sz w:val="21"/>
                <w:szCs w:val="21"/>
              </w:rPr>
            </w:pPr>
            <w:r w:rsidRPr="008D0584">
              <w:rPr>
                <w:sz w:val="21"/>
                <w:szCs w:val="21"/>
              </w:rPr>
              <w:t xml:space="preserve">Percent decrease = (22.31 mg ÷ (7 g × 0.393 × 1000 × 0.79)) × 100 = </w:t>
            </w:r>
            <w:r w:rsidRPr="008D0584">
              <w:rPr>
                <w:b/>
                <w:bCs/>
                <w:sz w:val="21"/>
                <w:szCs w:val="21"/>
              </w:rPr>
              <w:t>1.03%</w:t>
            </w:r>
          </w:p>
          <w:p w:rsidR="00F616D7" w:rsidP="008D0584" w:rsidRDefault="00F616D7" w14:paraId="628316E3" w14:textId="77777777">
            <w:pPr>
              <w:pBdr>
                <w:bottom w:val="single" w:color="auto" w:sz="6" w:space="1"/>
              </w:pBdr>
              <w:rPr>
                <w:b/>
                <w:bCs/>
                <w:sz w:val="21"/>
                <w:szCs w:val="21"/>
              </w:rPr>
            </w:pPr>
          </w:p>
          <w:p w:rsidR="00F616D7" w:rsidP="00F616D7" w:rsidRDefault="00F616D7" w14:paraId="0825F87B" w14:textId="0D02DADF">
            <w:pPr>
              <w:rPr>
                <w:sz w:val="21"/>
                <w:szCs w:val="21"/>
              </w:rPr>
            </w:pPr>
            <w:r>
              <w:rPr>
                <w:sz w:val="21"/>
                <w:szCs w:val="21"/>
              </w:rPr>
              <w:t>79% of sodium intake is from discretionary + packaged food in the UK (</w:t>
            </w:r>
            <w:hyperlink w:history="1" r:id="rId17">
              <w:r w:rsidRPr="00B17F93">
                <w:rPr>
                  <w:rStyle w:val="Hyperlink"/>
                  <w:sz w:val="21"/>
                  <w:szCs w:val="21"/>
                </w:rPr>
                <w:t>Action on Salt</w:t>
              </w:r>
            </w:hyperlink>
            <w:r>
              <w:rPr>
                <w:sz w:val="21"/>
                <w:szCs w:val="21"/>
              </w:rPr>
              <w:t xml:space="preserve">); µ pop salt intake = </w:t>
            </w:r>
            <w:r w:rsidR="00441962">
              <w:rPr>
                <w:sz w:val="21"/>
                <w:szCs w:val="21"/>
              </w:rPr>
              <w:t>9.38</w:t>
            </w:r>
            <w:r>
              <w:rPr>
                <w:sz w:val="21"/>
                <w:szCs w:val="21"/>
              </w:rPr>
              <w:t xml:space="preserve"> g/day</w:t>
            </w:r>
            <w:r w:rsidR="00441962">
              <w:rPr>
                <w:sz w:val="21"/>
                <w:szCs w:val="21"/>
              </w:rPr>
              <w:t xml:space="preserve"> in the year 2000</w:t>
            </w:r>
            <w:r>
              <w:rPr>
                <w:sz w:val="21"/>
                <w:szCs w:val="21"/>
              </w:rPr>
              <w:t xml:space="preserve"> (</w:t>
            </w:r>
            <w:hyperlink w:history="1" r:id="rId18">
              <w:r w:rsidRPr="00441962" w:rsidR="00441962">
                <w:rPr>
                  <w:rStyle w:val="Hyperlink"/>
                  <w:sz w:val="21"/>
                  <w:szCs w:val="21"/>
                </w:rPr>
                <w:t>Alonso et al, 2021</w:t>
              </w:r>
            </w:hyperlink>
            <w:r>
              <w:rPr>
                <w:sz w:val="21"/>
                <w:szCs w:val="21"/>
              </w:rPr>
              <w:t>)</w:t>
            </w:r>
          </w:p>
          <w:p w:rsidRPr="008D0584" w:rsidR="00F616D7" w:rsidP="008D0584" w:rsidRDefault="00F616D7" w14:paraId="104428D6" w14:textId="77777777">
            <w:pPr>
              <w:rPr>
                <w:sz w:val="21"/>
                <w:szCs w:val="21"/>
              </w:rPr>
            </w:pPr>
          </w:p>
          <w:p w:rsidRPr="00D21D94" w:rsidR="00D21D94" w:rsidP="00D21D94" w:rsidRDefault="00D21D94" w14:paraId="4DCDAE83" w14:textId="77777777">
            <w:pPr>
              <w:pStyle w:val="NoSpacing"/>
              <w:pBdr>
                <w:bottom w:val="single" w:color="auto" w:sz="6" w:space="1"/>
              </w:pBdr>
              <w:rPr>
                <w:rStyle w:val="HTMLCode"/>
                <w:rFonts w:ascii="Calibri" w:hAnsi="Calibri" w:cs="Calibri" w:eastAsiaTheme="minorHAnsi"/>
                <w:sz w:val="21"/>
                <w:szCs w:val="21"/>
              </w:rPr>
            </w:pPr>
            <w:r w:rsidRPr="00D21D94">
              <w:rPr>
                <w:rStyle w:val="HTMLCode"/>
                <w:rFonts w:ascii="Calibri" w:hAnsi="Calibri" w:cs="Calibri" w:eastAsiaTheme="minorHAnsi"/>
                <w:sz w:val="21"/>
                <w:szCs w:val="21"/>
              </w:rPr>
              <w:t xml:space="preserve">% decrease = 22.31 ÷ (9.38 × 0.393 × 1000 × 0.79) × 100 = </w:t>
            </w:r>
            <w:r w:rsidRPr="00D21D94">
              <w:rPr>
                <w:rStyle w:val="HTMLCode"/>
                <w:rFonts w:ascii="Calibri" w:hAnsi="Calibri" w:cs="Calibri" w:eastAsiaTheme="minorHAnsi"/>
                <w:b/>
                <w:bCs/>
                <w:sz w:val="21"/>
                <w:szCs w:val="21"/>
              </w:rPr>
              <w:t>0.77%</w:t>
            </w:r>
          </w:p>
          <w:p w:rsidRPr="00AE3FA1" w:rsidR="00AE3FA1" w:rsidP="00E36BA6" w:rsidRDefault="00AE3FA1" w14:paraId="12DE6E59" w14:textId="57B1B062">
            <w:pPr>
              <w:rPr>
                <w:sz w:val="18"/>
                <w:szCs w:val="18"/>
              </w:rPr>
            </w:pPr>
            <w:r w:rsidRPr="00AE3FA1">
              <w:rPr>
                <w:sz w:val="21"/>
                <w:szCs w:val="21"/>
              </w:rPr>
              <w:t xml:space="preserve">if baseline is 9.5, and packaged and discretionary is 85%:  % decrease = 22.31 ÷ (9.5 × 0.393 × 1000 × 0.85) × 100 = </w:t>
            </w:r>
            <w:r w:rsidRPr="00AE3FA1">
              <w:rPr>
                <w:rStyle w:val="Strong"/>
                <w:sz w:val="21"/>
                <w:szCs w:val="21"/>
              </w:rPr>
              <w:t>0.70%</w:t>
            </w:r>
          </w:p>
          <w:p w:rsidRPr="001A4816" w:rsidR="00B17F93" w:rsidP="00E36BA6" w:rsidRDefault="00B17F93" w14:paraId="0C5A5FB0" w14:textId="7CFA4A41">
            <w:pPr>
              <w:rPr>
                <w:sz w:val="21"/>
                <w:szCs w:val="21"/>
              </w:rPr>
            </w:pPr>
          </w:p>
        </w:tc>
      </w:tr>
      <w:tr w:rsidR="00F67D6A" w:rsidTr="61910231" w14:paraId="51B7C182" w14:textId="676E0094">
        <w:trPr>
          <w:trHeight w:val="300"/>
        </w:trPr>
        <w:tc>
          <w:tcPr>
            <w:tcW w:w="1493" w:type="dxa"/>
            <w:shd w:val="clear" w:color="auto" w:fill="FFFF00"/>
          </w:tcPr>
          <w:p w:rsidRPr="00EA2B88" w:rsidR="00F67D6A" w:rsidP="00E36BA6" w:rsidRDefault="00F67D6A" w14:paraId="63ACBD36" w14:textId="5D3EC0B8">
            <w:pPr>
              <w:rPr>
                <w:b/>
                <w:bCs/>
                <w:sz w:val="21"/>
                <w:szCs w:val="21"/>
                <w:highlight w:val="yellow"/>
              </w:rPr>
            </w:pPr>
            <w:r w:rsidRPr="00EA2B88">
              <w:rPr>
                <w:b/>
                <w:bCs/>
                <w:sz w:val="21"/>
                <w:szCs w:val="21"/>
                <w:highlight w:val="yellow"/>
              </w:rPr>
              <w:t>Low sodium salt substitutes</w:t>
            </w:r>
          </w:p>
        </w:tc>
        <w:tc>
          <w:tcPr>
            <w:tcW w:w="1347" w:type="dxa"/>
            <w:shd w:val="clear" w:color="auto" w:fill="FFFF00"/>
          </w:tcPr>
          <w:p w:rsidRPr="001A4816" w:rsidR="00F67D6A" w:rsidP="00E36BA6" w:rsidRDefault="00F67D6A" w14:paraId="405B846F" w14:textId="19DDCDB9">
            <w:pPr>
              <w:rPr>
                <w:sz w:val="21"/>
                <w:szCs w:val="21"/>
                <w:highlight w:val="yellow"/>
              </w:rPr>
            </w:pPr>
            <w:r w:rsidRPr="001A4816">
              <w:rPr>
                <w:sz w:val="21"/>
                <w:szCs w:val="21"/>
                <w:highlight w:val="yellow"/>
              </w:rPr>
              <w:t>Discretionary</w:t>
            </w:r>
          </w:p>
        </w:tc>
        <w:tc>
          <w:tcPr>
            <w:tcW w:w="1808" w:type="dxa"/>
            <w:shd w:val="clear" w:color="auto" w:fill="FFFF00"/>
          </w:tcPr>
          <w:p w:rsidRPr="001A4816" w:rsidR="00F67D6A" w:rsidP="00E36BA6" w:rsidRDefault="00F67D6A" w14:paraId="1B6B98A4" w14:textId="77777777">
            <w:pPr>
              <w:rPr>
                <w:sz w:val="21"/>
                <w:szCs w:val="21"/>
                <w:highlight w:val="yellow"/>
              </w:rPr>
            </w:pPr>
          </w:p>
        </w:tc>
        <w:tc>
          <w:tcPr>
            <w:tcW w:w="1270" w:type="dxa"/>
            <w:shd w:val="clear" w:color="auto" w:fill="FFFF00"/>
          </w:tcPr>
          <w:p w:rsidRPr="001A4816" w:rsidR="00F67D6A" w:rsidP="00E36BA6" w:rsidRDefault="00F67D6A" w14:paraId="13DF2BAC" w14:textId="77777777">
            <w:pPr>
              <w:rPr>
                <w:sz w:val="21"/>
                <w:szCs w:val="21"/>
                <w:highlight w:val="yellow"/>
              </w:rPr>
            </w:pPr>
          </w:p>
        </w:tc>
        <w:tc>
          <w:tcPr>
            <w:tcW w:w="1705" w:type="dxa"/>
            <w:shd w:val="clear" w:color="auto" w:fill="FFFF00"/>
          </w:tcPr>
          <w:p w:rsidRPr="001A4816" w:rsidR="00F67D6A" w:rsidP="00E36BA6" w:rsidRDefault="00F67D6A" w14:paraId="511E79B8" w14:textId="1ABCF3EC">
            <w:pPr>
              <w:rPr>
                <w:sz w:val="21"/>
                <w:szCs w:val="21"/>
                <w:highlight w:val="yellow"/>
              </w:rPr>
            </w:pPr>
          </w:p>
        </w:tc>
        <w:tc>
          <w:tcPr>
            <w:tcW w:w="1467" w:type="dxa"/>
            <w:shd w:val="clear" w:color="auto" w:fill="FFFF00"/>
          </w:tcPr>
          <w:p w:rsidRPr="001A4816" w:rsidR="00F67D6A" w:rsidP="00E36BA6" w:rsidRDefault="00F67D6A" w14:paraId="43AC0389" w14:textId="74C0FA28">
            <w:pPr>
              <w:rPr>
                <w:sz w:val="21"/>
                <w:szCs w:val="21"/>
                <w:highlight w:val="yellow"/>
              </w:rPr>
            </w:pPr>
          </w:p>
        </w:tc>
        <w:tc>
          <w:tcPr>
            <w:tcW w:w="1440" w:type="dxa"/>
            <w:shd w:val="clear" w:color="auto" w:fill="FFFF00"/>
          </w:tcPr>
          <w:p w:rsidRPr="001A4816" w:rsidR="00F67D6A" w:rsidP="00E36BA6" w:rsidRDefault="00F67D6A" w14:paraId="1B396460" w14:textId="04759FEC">
            <w:pPr>
              <w:rPr>
                <w:sz w:val="21"/>
                <w:szCs w:val="21"/>
                <w:highlight w:val="yellow"/>
              </w:rPr>
            </w:pPr>
          </w:p>
        </w:tc>
        <w:tc>
          <w:tcPr>
            <w:tcW w:w="4050" w:type="dxa"/>
            <w:shd w:val="clear" w:color="auto" w:fill="FFFF00"/>
          </w:tcPr>
          <w:p w:rsidRPr="001A4816" w:rsidR="00F67D6A" w:rsidP="00E36BA6" w:rsidRDefault="00F67D6A" w14:paraId="02192069" w14:textId="77777777">
            <w:pPr>
              <w:rPr>
                <w:sz w:val="21"/>
                <w:szCs w:val="21"/>
                <w:highlight w:val="yellow"/>
              </w:rPr>
            </w:pPr>
          </w:p>
        </w:tc>
      </w:tr>
      <w:tr w:rsidR="00F67D6A" w:rsidTr="61910231" w14:paraId="64B4817C" w14:textId="3B0843BF">
        <w:trPr>
          <w:trHeight w:val="300"/>
        </w:trPr>
        <w:tc>
          <w:tcPr>
            <w:tcW w:w="1493" w:type="dxa"/>
          </w:tcPr>
          <w:p w:rsidRPr="00EA2B88" w:rsidR="00F67D6A" w:rsidP="00BC532D" w:rsidRDefault="00F67D6A" w14:paraId="12D956F6" w14:textId="129432FD">
            <w:pPr>
              <w:rPr>
                <w:b/>
                <w:bCs/>
                <w:sz w:val="21"/>
                <w:szCs w:val="21"/>
              </w:rPr>
            </w:pPr>
            <w:r w:rsidRPr="00EA2B88">
              <w:rPr>
                <w:b/>
                <w:bCs/>
                <w:sz w:val="21"/>
                <w:szCs w:val="21"/>
              </w:rPr>
              <w:t>Front of pack labelling</w:t>
            </w:r>
          </w:p>
        </w:tc>
        <w:tc>
          <w:tcPr>
            <w:tcW w:w="1347" w:type="dxa"/>
          </w:tcPr>
          <w:p w:rsidRPr="001A4816" w:rsidR="00F67D6A" w:rsidP="00BC532D" w:rsidRDefault="00F67D6A" w14:paraId="228494C6" w14:textId="5D4A73E0">
            <w:pPr>
              <w:rPr>
                <w:sz w:val="21"/>
                <w:szCs w:val="21"/>
              </w:rPr>
            </w:pPr>
            <w:r w:rsidRPr="001A4816">
              <w:rPr>
                <w:sz w:val="21"/>
                <w:szCs w:val="21"/>
              </w:rPr>
              <w:t>Packaged</w:t>
            </w:r>
          </w:p>
        </w:tc>
        <w:tc>
          <w:tcPr>
            <w:tcW w:w="1808" w:type="dxa"/>
          </w:tcPr>
          <w:p w:rsidRPr="001A4816" w:rsidR="00F67D6A" w:rsidP="00BC532D" w:rsidRDefault="00F67D6A" w14:paraId="0883724F" w14:textId="094E0D2C">
            <w:pPr>
              <w:rPr>
                <w:sz w:val="21"/>
                <w:szCs w:val="21"/>
              </w:rPr>
            </w:pPr>
            <w:hyperlink w:history="1" r:id="rId19">
              <w:r w:rsidRPr="001A4816">
                <w:rPr>
                  <w:rStyle w:val="Hyperlink"/>
                  <w:sz w:val="21"/>
                  <w:szCs w:val="21"/>
                </w:rPr>
                <w:t>Decreases in purchases of energy, sodium, sugar, and saturated fat 3 years after implementation of the Chilean food labeling and marketing law: An interrupted time series analysis</w:t>
              </w:r>
            </w:hyperlink>
          </w:p>
          <w:p w:rsidRPr="001A4816" w:rsidR="00F67D6A" w:rsidP="00BC532D" w:rsidRDefault="00F67D6A" w14:paraId="35C4EC75" w14:textId="6374E84D">
            <w:pPr>
              <w:rPr>
                <w:sz w:val="21"/>
                <w:szCs w:val="21"/>
              </w:rPr>
            </w:pPr>
            <w:r w:rsidRPr="001A4816">
              <w:rPr>
                <w:sz w:val="21"/>
                <w:szCs w:val="21"/>
              </w:rPr>
              <w:t>Taillie et al, 2024</w:t>
            </w:r>
          </w:p>
          <w:p w:rsidRPr="001A4816" w:rsidR="00F67D6A" w:rsidP="00BC532D" w:rsidRDefault="00F67D6A" w14:paraId="3813943D" w14:textId="77777777">
            <w:pPr>
              <w:rPr>
                <w:sz w:val="21"/>
                <w:szCs w:val="21"/>
              </w:rPr>
            </w:pPr>
          </w:p>
        </w:tc>
        <w:tc>
          <w:tcPr>
            <w:tcW w:w="1270" w:type="dxa"/>
          </w:tcPr>
          <w:p w:rsidRPr="001A4816" w:rsidR="00F67D6A" w:rsidP="00BC532D" w:rsidRDefault="00F67D6A" w14:paraId="7C9AB979" w14:textId="1826B776">
            <w:pPr>
              <w:rPr>
                <w:sz w:val="21"/>
                <w:szCs w:val="21"/>
              </w:rPr>
            </w:pPr>
            <w:r w:rsidRPr="001A4816">
              <w:rPr>
                <w:sz w:val="21"/>
                <w:szCs w:val="21"/>
              </w:rPr>
              <w:t>Observed</w:t>
            </w:r>
          </w:p>
        </w:tc>
        <w:tc>
          <w:tcPr>
            <w:tcW w:w="1705" w:type="dxa"/>
          </w:tcPr>
          <w:p w:rsidRPr="001A4816" w:rsidR="00F67D6A" w:rsidP="00BC532D" w:rsidRDefault="00F67D6A" w14:paraId="678AD77B" w14:textId="1ACDB198">
            <w:pPr>
              <w:rPr>
                <w:sz w:val="21"/>
                <w:szCs w:val="21"/>
              </w:rPr>
            </w:pPr>
            <w:r w:rsidRPr="001A4816">
              <w:rPr>
                <w:sz w:val="21"/>
                <w:szCs w:val="21"/>
              </w:rPr>
              <w:t>-73.3 mg/capita/day of sodium purchases</w:t>
            </w:r>
          </w:p>
        </w:tc>
        <w:tc>
          <w:tcPr>
            <w:tcW w:w="1467" w:type="dxa"/>
          </w:tcPr>
          <w:p w:rsidRPr="001A4816" w:rsidR="00F67D6A" w:rsidP="00BC532D" w:rsidRDefault="00F67D6A" w14:paraId="5FEC773F" w14:textId="12F37BDE">
            <w:pPr>
              <w:rPr>
                <w:sz w:val="21"/>
                <w:szCs w:val="21"/>
              </w:rPr>
            </w:pPr>
            <w:r w:rsidRPr="001A4816">
              <w:rPr>
                <w:b/>
                <w:bCs/>
                <w:sz w:val="21"/>
                <w:szCs w:val="21"/>
              </w:rPr>
              <w:t xml:space="preserve">13.8% </w:t>
            </w:r>
            <w:r w:rsidRPr="001A4816">
              <w:rPr>
                <w:sz w:val="21"/>
                <w:szCs w:val="21"/>
              </w:rPr>
              <w:t>sodium purchases mg/capita/day</w:t>
            </w:r>
          </w:p>
        </w:tc>
        <w:tc>
          <w:tcPr>
            <w:tcW w:w="1440" w:type="dxa"/>
          </w:tcPr>
          <w:p w:rsidRPr="001A4816" w:rsidR="00F67D6A" w:rsidP="00BC532D" w:rsidRDefault="00F67D6A" w14:paraId="7D1D72FB" w14:textId="21E3BAD5">
            <w:pPr>
              <w:rPr>
                <w:sz w:val="21"/>
                <w:szCs w:val="21"/>
              </w:rPr>
            </w:pPr>
            <w:r w:rsidRPr="001A4816">
              <w:rPr>
                <w:sz w:val="21"/>
                <w:szCs w:val="21"/>
              </w:rPr>
              <w:t>3 years</w:t>
            </w:r>
          </w:p>
        </w:tc>
        <w:tc>
          <w:tcPr>
            <w:tcW w:w="4050" w:type="dxa"/>
          </w:tcPr>
          <w:p w:rsidRPr="001A4816" w:rsidR="00F67D6A" w:rsidP="00BC532D" w:rsidRDefault="00F67D6A" w14:paraId="471BD0AD" w14:textId="1177C44C">
            <w:pPr>
              <w:rPr>
                <w:sz w:val="21"/>
                <w:szCs w:val="21"/>
              </w:rPr>
            </w:pPr>
            <w:r>
              <w:rPr>
                <w:sz w:val="21"/>
                <w:szCs w:val="21"/>
              </w:rPr>
              <w:t>No adjustment needed since this already from packaged food</w:t>
            </w:r>
          </w:p>
        </w:tc>
      </w:tr>
      <w:tr w:rsidR="00F67D6A" w:rsidTr="61910231" w14:paraId="46A1074D" w14:textId="5FFD7DF3">
        <w:trPr>
          <w:trHeight w:val="1664"/>
        </w:trPr>
        <w:tc>
          <w:tcPr>
            <w:tcW w:w="1493" w:type="dxa"/>
          </w:tcPr>
          <w:p w:rsidRPr="00EA2B88" w:rsidR="00F67D6A" w:rsidP="00BC532D" w:rsidRDefault="00F67D6A" w14:paraId="573AE293" w14:textId="4BE70016">
            <w:pPr>
              <w:rPr>
                <w:b/>
                <w:bCs/>
                <w:sz w:val="21"/>
                <w:szCs w:val="21"/>
              </w:rPr>
            </w:pPr>
            <w:r w:rsidRPr="00EA2B88">
              <w:rPr>
                <w:b/>
                <w:bCs/>
                <w:sz w:val="21"/>
                <w:szCs w:val="21"/>
              </w:rPr>
              <w:t>Salt targets</w:t>
            </w:r>
          </w:p>
        </w:tc>
        <w:tc>
          <w:tcPr>
            <w:tcW w:w="1347" w:type="dxa"/>
          </w:tcPr>
          <w:p w:rsidRPr="001A4816" w:rsidR="00F67D6A" w:rsidP="00BC532D" w:rsidRDefault="00F67D6A" w14:paraId="69C9C28C" w14:textId="5CBB7412">
            <w:pPr>
              <w:rPr>
                <w:sz w:val="21"/>
                <w:szCs w:val="21"/>
              </w:rPr>
            </w:pPr>
            <w:r w:rsidRPr="001A4816">
              <w:rPr>
                <w:sz w:val="21"/>
                <w:szCs w:val="21"/>
              </w:rPr>
              <w:t>Packaged</w:t>
            </w:r>
          </w:p>
        </w:tc>
        <w:tc>
          <w:tcPr>
            <w:tcW w:w="1808" w:type="dxa"/>
          </w:tcPr>
          <w:p w:rsidRPr="001A4816" w:rsidR="00F67D6A" w:rsidP="00CC439C" w:rsidRDefault="00F67D6A" w14:paraId="7BEE8D5A" w14:textId="5435E772">
            <w:pPr>
              <w:rPr>
                <w:sz w:val="21"/>
                <w:szCs w:val="21"/>
              </w:rPr>
            </w:pPr>
            <w:hyperlink w:history="1" r:id="rId20">
              <w:r w:rsidRPr="001A4816">
                <w:rPr>
                  <w:rStyle w:val="Hyperlink"/>
                  <w:sz w:val="21"/>
                  <w:szCs w:val="21"/>
                </w:rPr>
                <w:t>Early evidence for the effectiveness of South Africa’s legislation on salt restriction in foods: the African-PREDICT study</w:t>
              </w:r>
            </w:hyperlink>
          </w:p>
          <w:p w:rsidRPr="001A4816" w:rsidR="00F67D6A" w:rsidP="00BC532D" w:rsidRDefault="00F67D6A" w14:paraId="690B238D" w14:textId="11D8B686">
            <w:pPr>
              <w:rPr>
                <w:sz w:val="21"/>
                <w:szCs w:val="21"/>
              </w:rPr>
            </w:pPr>
            <w:r w:rsidRPr="001A4816">
              <w:rPr>
                <w:sz w:val="21"/>
                <w:szCs w:val="21"/>
              </w:rPr>
              <w:t>Strauss-Kruger et al, 2022</w:t>
            </w:r>
          </w:p>
        </w:tc>
        <w:tc>
          <w:tcPr>
            <w:tcW w:w="1270" w:type="dxa"/>
          </w:tcPr>
          <w:p w:rsidRPr="001A4816" w:rsidR="00F67D6A" w:rsidP="00BC532D" w:rsidRDefault="00F67D6A" w14:paraId="767504DD" w14:textId="084356CD">
            <w:pPr>
              <w:rPr>
                <w:sz w:val="21"/>
                <w:szCs w:val="21"/>
              </w:rPr>
            </w:pPr>
            <w:r w:rsidRPr="001A4816">
              <w:rPr>
                <w:sz w:val="21"/>
                <w:szCs w:val="21"/>
              </w:rPr>
              <w:t>Observed</w:t>
            </w:r>
          </w:p>
        </w:tc>
        <w:tc>
          <w:tcPr>
            <w:tcW w:w="1705" w:type="dxa"/>
          </w:tcPr>
          <w:p w:rsidR="00F67D6A" w:rsidP="00CC439C" w:rsidRDefault="00F67D6A" w14:paraId="53A1111A" w14:textId="77777777">
            <w:pPr>
              <w:rPr>
                <w:b/>
                <w:bCs/>
                <w:sz w:val="21"/>
                <w:szCs w:val="21"/>
              </w:rPr>
            </w:pPr>
            <w:r w:rsidRPr="001A4816">
              <w:rPr>
                <w:sz w:val="21"/>
                <w:szCs w:val="21"/>
              </w:rPr>
              <w:t xml:space="preserve">Adjusted mean reduction: −1.20 g salt/day (95% CI −1.64 to −0.77) </w:t>
            </w:r>
            <w:r w:rsidRPr="001A4816">
              <w:rPr>
                <w:rFonts w:ascii="Wingdings" w:hAnsi="Wingdings" w:eastAsia="Wingdings" w:cs="Wingdings"/>
                <w:sz w:val="21"/>
                <w:szCs w:val="21"/>
              </w:rPr>
              <w:t>à</w:t>
            </w:r>
            <w:r w:rsidRPr="001A4816">
              <w:rPr>
                <w:sz w:val="21"/>
                <w:szCs w:val="21"/>
              </w:rPr>
              <w:t xml:space="preserve"> -</w:t>
            </w:r>
            <w:r w:rsidRPr="001A4816">
              <w:rPr>
                <w:b/>
                <w:bCs/>
                <w:sz w:val="21"/>
                <w:szCs w:val="21"/>
              </w:rPr>
              <w:t>480 mg of Na/day</w:t>
            </w:r>
          </w:p>
          <w:p w:rsidRPr="00B66C3F" w:rsidR="00F67D6A" w:rsidP="00B66C3F" w:rsidRDefault="00F67D6A" w14:paraId="68EAC130" w14:textId="77777777">
            <w:pPr>
              <w:pStyle w:val="NoSpacing"/>
              <w:numPr>
                <w:ilvl w:val="0"/>
                <w:numId w:val="44"/>
              </w:numPr>
              <w:rPr>
                <w:sz w:val="21"/>
                <w:szCs w:val="21"/>
              </w:rPr>
            </w:pPr>
            <w:r w:rsidRPr="00B66C3F">
              <w:rPr>
                <w:sz w:val="21"/>
                <w:szCs w:val="21"/>
              </w:rPr>
              <w:t>Baseline: 7.91 g salt</w:t>
            </w:r>
          </w:p>
          <w:p w:rsidRPr="00F00673" w:rsidR="00F67D6A" w:rsidP="00B66C3F" w:rsidRDefault="00F67D6A" w14:paraId="5839489D" w14:textId="1A10F588">
            <w:pPr>
              <w:pStyle w:val="NoSpacing"/>
              <w:numPr>
                <w:ilvl w:val="0"/>
                <w:numId w:val="44"/>
              </w:numPr>
            </w:pPr>
            <w:r w:rsidRPr="00B66C3F">
              <w:rPr>
                <w:sz w:val="21"/>
                <w:szCs w:val="21"/>
              </w:rPr>
              <w:t>Follow-up: 7.26 g salt</w:t>
            </w:r>
          </w:p>
        </w:tc>
        <w:tc>
          <w:tcPr>
            <w:tcW w:w="1467" w:type="dxa"/>
          </w:tcPr>
          <w:p w:rsidRPr="001A4816" w:rsidR="00F67D6A" w:rsidP="00BC532D" w:rsidRDefault="00F67D6A" w14:paraId="649F6CAC" w14:textId="1CAB4E38">
            <w:pPr>
              <w:rPr>
                <w:sz w:val="21"/>
                <w:szCs w:val="21"/>
              </w:rPr>
            </w:pPr>
            <w:commentRangeStart w:id="12"/>
            <w:commentRangeStart w:id="13"/>
            <w:r w:rsidRPr="001A4816">
              <w:rPr>
                <w:rFonts w:cstheme="minorHAnsi"/>
                <w:sz w:val="21"/>
                <w:szCs w:val="21"/>
              </w:rPr>
              <w:t xml:space="preserve">15.2% </w:t>
            </w:r>
            <w:commentRangeEnd w:id="12"/>
            <w:r w:rsidRPr="001A4816" w:rsidR="002D17E8">
              <w:rPr>
                <w:rStyle w:val="CommentReference"/>
                <w:rFonts w:cstheme="minorHAnsi"/>
                <w:sz w:val="21"/>
                <w:szCs w:val="21"/>
              </w:rPr>
              <w:commentReference w:id="12"/>
            </w:r>
            <w:commentRangeEnd w:id="13"/>
            <w:r>
              <w:rPr>
                <w:rStyle w:val="CommentReference"/>
              </w:rPr>
              <w:commentReference w:id="13"/>
            </w:r>
            <w:r w:rsidRPr="001A4816">
              <w:rPr>
                <w:rFonts w:cstheme="minorHAnsi"/>
                <w:sz w:val="21"/>
                <w:szCs w:val="21"/>
              </w:rPr>
              <w:t xml:space="preserve">(derived) </w:t>
            </w:r>
          </w:p>
        </w:tc>
        <w:tc>
          <w:tcPr>
            <w:tcW w:w="1440" w:type="dxa"/>
          </w:tcPr>
          <w:p w:rsidRPr="001A4816" w:rsidR="00F67D6A" w:rsidP="00BC532D" w:rsidRDefault="00F67D6A" w14:paraId="0803F6EB" w14:textId="04479D5C">
            <w:pPr>
              <w:rPr>
                <w:sz w:val="21"/>
                <w:szCs w:val="21"/>
              </w:rPr>
            </w:pPr>
            <w:r w:rsidRPr="001A4816">
              <w:rPr>
                <w:rFonts w:cstheme="minorHAnsi"/>
                <w:sz w:val="21"/>
                <w:szCs w:val="21"/>
              </w:rPr>
              <w:t>mean follow up time 4.56 yrs</w:t>
            </w:r>
          </w:p>
        </w:tc>
        <w:tc>
          <w:tcPr>
            <w:tcW w:w="4050" w:type="dxa"/>
          </w:tcPr>
          <w:p w:rsidR="0090747C" w:rsidP="00BC532D" w:rsidRDefault="0090747C" w14:paraId="00D192C0" w14:textId="0E40EE6A">
            <w:pPr>
              <w:rPr>
                <w:rFonts w:cstheme="minorHAnsi"/>
                <w:sz w:val="21"/>
                <w:szCs w:val="21"/>
              </w:rPr>
            </w:pPr>
            <w:r>
              <w:rPr>
                <w:rFonts w:cstheme="minorHAnsi"/>
                <w:sz w:val="21"/>
                <w:szCs w:val="21"/>
              </w:rPr>
              <w:t xml:space="preserve">~62% of sodium is from packaged food </w:t>
            </w:r>
            <w:r w:rsidR="00FB28B3">
              <w:rPr>
                <w:rFonts w:cstheme="minorHAnsi"/>
                <w:sz w:val="21"/>
                <w:szCs w:val="21"/>
              </w:rPr>
              <w:t>(</w:t>
            </w:r>
            <w:hyperlink w:history="1" r:id="rId21">
              <w:r w:rsidRPr="00FB28B3" w:rsidR="00FB28B3">
                <w:rPr>
                  <w:rStyle w:val="Hyperlink"/>
                  <w:rFonts w:cstheme="minorHAnsi"/>
                  <w:sz w:val="21"/>
                  <w:szCs w:val="21"/>
                </w:rPr>
                <w:t>Charleton 2005</w:t>
              </w:r>
            </w:hyperlink>
            <w:r w:rsidR="00FB28B3">
              <w:rPr>
                <w:rFonts w:cstheme="minorHAnsi"/>
                <w:sz w:val="21"/>
                <w:szCs w:val="21"/>
              </w:rPr>
              <w:t>)</w:t>
            </w:r>
          </w:p>
          <w:p w:rsidR="00FB28B3" w:rsidP="00BC532D" w:rsidRDefault="00FB28B3" w14:paraId="0A6AA859" w14:textId="77777777">
            <w:pPr>
              <w:rPr>
                <w:rFonts w:cstheme="minorHAnsi"/>
                <w:sz w:val="21"/>
                <w:szCs w:val="21"/>
              </w:rPr>
            </w:pPr>
          </w:p>
          <w:p w:rsidRPr="00143222" w:rsidR="00143222" w:rsidP="00143222" w:rsidRDefault="00143222" w14:paraId="05B9534A" w14:textId="77777777">
            <w:pPr>
              <w:pBdr>
                <w:bottom w:val="single" w:color="auto" w:sz="6" w:space="1"/>
              </w:pBdr>
              <w:rPr>
                <w:rFonts w:cstheme="minorHAnsi"/>
                <w:sz w:val="21"/>
                <w:szCs w:val="21"/>
              </w:rPr>
            </w:pPr>
            <w:r w:rsidRPr="00143222">
              <w:rPr>
                <w:rFonts w:cstheme="minorHAnsi"/>
                <w:sz w:val="21"/>
                <w:szCs w:val="21"/>
              </w:rPr>
              <w:t xml:space="preserve">Baseline sodium = 7.91 × 0.40 = 3.164 g = 3,164 mg; packaged share = 3,164 × 0.62 = 1,961.68 mg; reduction = 480 mg; % decrease (relative to packaged) = (480 ÷ 1,961.68) × 100 = </w:t>
            </w:r>
            <w:r w:rsidRPr="00143222">
              <w:rPr>
                <w:rFonts w:cstheme="minorHAnsi"/>
                <w:b/>
                <w:bCs/>
                <w:sz w:val="21"/>
                <w:szCs w:val="21"/>
              </w:rPr>
              <w:t>24.5%</w:t>
            </w:r>
          </w:p>
          <w:p w:rsidR="003210B0" w:rsidP="00BC532D" w:rsidRDefault="003210B0" w14:paraId="776F0A7D" w14:textId="77777777">
            <w:pPr>
              <w:rPr>
                <w:rFonts w:cstheme="minorHAnsi"/>
                <w:sz w:val="21"/>
                <w:szCs w:val="21"/>
              </w:rPr>
            </w:pPr>
          </w:p>
          <w:p w:rsidRPr="00C07393" w:rsidR="003210B0" w:rsidP="00BC532D" w:rsidRDefault="003210B0" w14:paraId="1AD5B044" w14:textId="530F616B">
            <w:pPr>
              <w:rPr>
                <w:rFonts w:cstheme="minorHAnsi"/>
                <w:sz w:val="21"/>
                <w:szCs w:val="21"/>
              </w:rPr>
            </w:pPr>
            <w:r>
              <w:rPr>
                <w:rFonts w:cstheme="minorHAnsi"/>
                <w:sz w:val="21"/>
                <w:szCs w:val="21"/>
              </w:rPr>
              <w:t xml:space="preserve">Due to concerns that 24.5% may be too high, we could be more conservative and say </w:t>
            </w:r>
            <w:r>
              <w:rPr>
                <w:rFonts w:cstheme="minorHAnsi"/>
                <w:b/>
                <w:bCs/>
                <w:sz w:val="21"/>
                <w:szCs w:val="21"/>
              </w:rPr>
              <w:t>20%</w:t>
            </w:r>
            <w:r w:rsidR="00C07393">
              <w:rPr>
                <w:rFonts w:cstheme="minorHAnsi"/>
                <w:b/>
                <w:bCs/>
                <w:sz w:val="21"/>
                <w:szCs w:val="21"/>
              </w:rPr>
              <w:t xml:space="preserve">; </w:t>
            </w:r>
            <w:r w:rsidR="00C07393">
              <w:rPr>
                <w:rFonts w:cstheme="minorHAnsi"/>
                <w:sz w:val="21"/>
                <w:szCs w:val="21"/>
              </w:rPr>
              <w:t>while also justifying that it should not be lower than 15% which was the original reduction for total sodium intake</w:t>
            </w:r>
          </w:p>
        </w:tc>
      </w:tr>
      <w:tr w:rsidR="00F67D6A" w:rsidTr="61910231" w14:paraId="06BE2C3F" w14:textId="6DD835B3">
        <w:trPr>
          <w:trHeight w:val="300"/>
        </w:trPr>
        <w:tc>
          <w:tcPr>
            <w:tcW w:w="1493" w:type="dxa"/>
          </w:tcPr>
          <w:p w:rsidRPr="00EA2B88" w:rsidR="00F67D6A" w:rsidP="00BC532D" w:rsidRDefault="00F67D6A" w14:paraId="3B891A25" w14:textId="1FA350DB">
            <w:pPr>
              <w:rPr>
                <w:rFonts w:eastAsiaTheme="minorEastAsia"/>
                <w:b/>
                <w:bCs/>
                <w:sz w:val="21"/>
                <w:szCs w:val="21"/>
              </w:rPr>
            </w:pPr>
            <w:r w:rsidRPr="00EA2B88">
              <w:rPr>
                <w:rFonts w:eastAsiaTheme="minorEastAsia"/>
                <w:b/>
                <w:bCs/>
                <w:sz w:val="21"/>
                <w:szCs w:val="21"/>
              </w:rPr>
              <w:t>Fiscal Policies</w:t>
            </w:r>
          </w:p>
        </w:tc>
        <w:tc>
          <w:tcPr>
            <w:tcW w:w="1347" w:type="dxa"/>
          </w:tcPr>
          <w:p w:rsidRPr="001A4816" w:rsidR="00F67D6A" w:rsidP="00BC532D" w:rsidRDefault="00F67D6A" w14:paraId="61DBCDC2" w14:textId="47A10E4E">
            <w:pPr>
              <w:rPr>
                <w:rFonts w:eastAsiaTheme="minorEastAsia"/>
                <w:sz w:val="21"/>
                <w:szCs w:val="21"/>
              </w:rPr>
            </w:pPr>
            <w:r w:rsidRPr="001A4816">
              <w:rPr>
                <w:sz w:val="21"/>
                <w:szCs w:val="21"/>
              </w:rPr>
              <w:t>Packaged</w:t>
            </w:r>
          </w:p>
        </w:tc>
        <w:tc>
          <w:tcPr>
            <w:tcW w:w="1808" w:type="dxa"/>
          </w:tcPr>
          <w:p w:rsidRPr="00D676AC" w:rsidR="00F67D6A" w:rsidP="00D676AC" w:rsidRDefault="00F67D6A" w14:paraId="4AF06D8C" w14:textId="54FAF762">
            <w:pPr>
              <w:rPr>
                <w:sz w:val="21"/>
                <w:szCs w:val="21"/>
              </w:rPr>
            </w:pPr>
            <w:hyperlink w:history="1" r:id="rId22">
              <w:r w:rsidRPr="00D676AC">
                <w:rPr>
                  <w:rStyle w:val="Hyperlink"/>
                  <w:sz w:val="21"/>
                  <w:szCs w:val="21"/>
                </w:rPr>
                <w:t>Estimated health impact, cost, and cost-effectiveness of taxation on unhealthy packaged foods in the Philippines: a modelling study</w:t>
              </w:r>
            </w:hyperlink>
          </w:p>
          <w:p w:rsidRPr="001A4816" w:rsidR="00F67D6A" w:rsidP="00BC532D" w:rsidRDefault="00F67D6A" w14:paraId="00DFD920" w14:textId="2C85B197">
            <w:pPr>
              <w:rPr>
                <w:sz w:val="21"/>
                <w:szCs w:val="21"/>
              </w:rPr>
            </w:pPr>
            <w:r>
              <w:rPr>
                <w:sz w:val="21"/>
                <w:szCs w:val="21"/>
              </w:rPr>
              <w:t>Saxena et al, 2025</w:t>
            </w:r>
          </w:p>
        </w:tc>
        <w:tc>
          <w:tcPr>
            <w:tcW w:w="1270" w:type="dxa"/>
          </w:tcPr>
          <w:p w:rsidRPr="001A4816" w:rsidR="00F67D6A" w:rsidP="00BC532D" w:rsidRDefault="00F67D6A" w14:paraId="29C486D8" w14:textId="18A68B69">
            <w:pPr>
              <w:rPr>
                <w:sz w:val="21"/>
                <w:szCs w:val="21"/>
              </w:rPr>
            </w:pPr>
            <w:r w:rsidRPr="001A4816">
              <w:rPr>
                <w:sz w:val="21"/>
                <w:szCs w:val="21"/>
              </w:rPr>
              <w:t>Modeled</w:t>
            </w:r>
          </w:p>
        </w:tc>
        <w:tc>
          <w:tcPr>
            <w:tcW w:w="1705" w:type="dxa"/>
          </w:tcPr>
          <w:p w:rsidRPr="001A4816" w:rsidR="00F67D6A" w:rsidP="00BC532D" w:rsidRDefault="00F67D6A" w14:paraId="4571EA2A" w14:textId="0E8028EE">
            <w:pPr>
              <w:rPr>
                <w:sz w:val="21"/>
                <w:szCs w:val="21"/>
              </w:rPr>
            </w:pPr>
            <w:r>
              <w:rPr>
                <w:sz w:val="21"/>
                <w:szCs w:val="21"/>
              </w:rPr>
              <w:t>-100 mg Na/day</w:t>
            </w:r>
          </w:p>
        </w:tc>
        <w:tc>
          <w:tcPr>
            <w:tcW w:w="1467" w:type="dxa"/>
          </w:tcPr>
          <w:p w:rsidRPr="001A4816" w:rsidR="00F67D6A" w:rsidP="00BC532D" w:rsidRDefault="00F67D6A" w14:paraId="19E2AB2E" w14:textId="369AEB14">
            <w:pPr>
              <w:rPr>
                <w:sz w:val="21"/>
                <w:szCs w:val="21"/>
              </w:rPr>
            </w:pPr>
            <w:r>
              <w:rPr>
                <w:sz w:val="21"/>
                <w:szCs w:val="21"/>
              </w:rPr>
              <w:t>10%</w:t>
            </w:r>
          </w:p>
        </w:tc>
        <w:tc>
          <w:tcPr>
            <w:tcW w:w="1440" w:type="dxa"/>
          </w:tcPr>
          <w:p w:rsidRPr="001A4816" w:rsidR="00F67D6A" w:rsidP="00BC532D" w:rsidRDefault="00F67D6A" w14:paraId="734709AF" w14:textId="7972AD54">
            <w:pPr>
              <w:rPr>
                <w:sz w:val="21"/>
                <w:szCs w:val="21"/>
              </w:rPr>
            </w:pPr>
            <w:r>
              <w:rPr>
                <w:sz w:val="21"/>
                <w:szCs w:val="21"/>
              </w:rPr>
              <w:t>20 years</w:t>
            </w:r>
          </w:p>
        </w:tc>
        <w:tc>
          <w:tcPr>
            <w:tcW w:w="4050" w:type="dxa"/>
          </w:tcPr>
          <w:p w:rsidR="002C3372" w:rsidP="00BC532D" w:rsidRDefault="00765CA4" w14:paraId="1A910BB1" w14:textId="4418116F">
            <w:pPr>
              <w:rPr>
                <w:sz w:val="21"/>
                <w:szCs w:val="21"/>
              </w:rPr>
            </w:pPr>
            <w:r>
              <w:rPr>
                <w:sz w:val="21"/>
                <w:szCs w:val="21"/>
              </w:rPr>
              <w:t>Relative to packaged food, no adjustment needed (waiting on confirmation from Christine since the paper isn’t very clear</w:t>
            </w:r>
            <w:r w:rsidR="001D3E21">
              <w:rPr>
                <w:sz w:val="21"/>
                <w:szCs w:val="21"/>
              </w:rPr>
              <w:t>)</w:t>
            </w:r>
          </w:p>
        </w:tc>
      </w:tr>
    </w:tbl>
    <w:p w:rsidR="00CA770E" w:rsidRDefault="00CA770E" w14:paraId="03FBAC92" w14:textId="77777777"/>
    <w:p w:rsidR="00CA770E" w:rsidRDefault="00CA770E" w14:paraId="58502B61" w14:textId="77777777"/>
    <w:p w:rsidRPr="001A4816" w:rsidR="00CA770E" w:rsidP="00FB7F4E" w:rsidRDefault="00CA770E" w14:paraId="0D4DAD7E" w14:textId="18035580">
      <w:pPr>
        <w:pStyle w:val="Heading3"/>
      </w:pPr>
      <w:bookmarkStart w:name="_Toc233374329" w:id="14"/>
      <w:r w:rsidRPr="001A4816">
        <w:t>Study Characteristics, Expanded</w:t>
      </w:r>
      <w:bookmarkEnd w:id="14"/>
    </w:p>
    <w:tbl>
      <w:tblPr>
        <w:tblStyle w:val="TableGrid"/>
        <w:tblW w:w="14940" w:type="dxa"/>
        <w:tblInd w:w="-905" w:type="dxa"/>
        <w:tblLook w:val="04A0" w:firstRow="1" w:lastRow="0" w:firstColumn="1" w:lastColumn="0" w:noHBand="0" w:noVBand="1"/>
      </w:tblPr>
      <w:tblGrid>
        <w:gridCol w:w="1521"/>
        <w:gridCol w:w="1146"/>
        <w:gridCol w:w="1134"/>
        <w:gridCol w:w="2924"/>
        <w:gridCol w:w="3391"/>
        <w:gridCol w:w="1524"/>
        <w:gridCol w:w="3300"/>
      </w:tblGrid>
      <w:tr w:rsidRPr="00EA2B88" w:rsidR="00234FE3" w:rsidTr="16F6AE46" w14:paraId="29E232E4" w14:textId="77777777">
        <w:tc>
          <w:tcPr>
            <w:tcW w:w="1523" w:type="dxa"/>
            <w:shd w:val="clear" w:color="auto" w:fill="BFBFBF" w:themeFill="background1" w:themeFillShade="BF"/>
          </w:tcPr>
          <w:p w:rsidRPr="00EA2B88" w:rsidR="00234FE3" w:rsidP="00234FE3" w:rsidRDefault="00234FE3" w14:paraId="04B4C35F" w14:textId="5FAF3592">
            <w:pPr>
              <w:rPr>
                <w:b/>
                <w:bCs/>
                <w:sz w:val="21"/>
                <w:szCs w:val="21"/>
              </w:rPr>
            </w:pPr>
            <w:r w:rsidRPr="00EA2B88">
              <w:rPr>
                <w:b/>
                <w:bCs/>
                <w:sz w:val="21"/>
                <w:szCs w:val="21"/>
              </w:rPr>
              <w:t>Policy</w:t>
            </w:r>
          </w:p>
        </w:tc>
        <w:tc>
          <w:tcPr>
            <w:tcW w:w="1146" w:type="dxa"/>
            <w:shd w:val="clear" w:color="auto" w:fill="BFBFBF" w:themeFill="background1" w:themeFillShade="BF"/>
          </w:tcPr>
          <w:p w:rsidRPr="00EA2B88" w:rsidR="00234FE3" w:rsidP="00234FE3" w:rsidRDefault="00234FE3" w14:paraId="02069B51" w14:textId="58F6452A">
            <w:pPr>
              <w:rPr>
                <w:b/>
                <w:bCs/>
                <w:sz w:val="21"/>
                <w:szCs w:val="21"/>
              </w:rPr>
            </w:pPr>
            <w:r w:rsidRPr="00EA2B88">
              <w:rPr>
                <w:b/>
                <w:bCs/>
                <w:sz w:val="21"/>
                <w:szCs w:val="21"/>
              </w:rPr>
              <w:t>Country</w:t>
            </w:r>
          </w:p>
        </w:tc>
        <w:tc>
          <w:tcPr>
            <w:tcW w:w="1034" w:type="dxa"/>
            <w:shd w:val="clear" w:color="auto" w:fill="BFBFBF" w:themeFill="background1" w:themeFillShade="BF"/>
          </w:tcPr>
          <w:p w:rsidRPr="00EA2B88" w:rsidR="00234FE3" w:rsidP="00234FE3" w:rsidRDefault="00234FE3" w14:paraId="383DFE1D" w14:textId="7C769652">
            <w:pPr>
              <w:rPr>
                <w:b/>
                <w:bCs/>
                <w:sz w:val="21"/>
                <w:szCs w:val="21"/>
              </w:rPr>
            </w:pPr>
            <w:r w:rsidRPr="00EA2B88">
              <w:rPr>
                <w:b/>
                <w:bCs/>
                <w:sz w:val="21"/>
                <w:szCs w:val="21"/>
              </w:rPr>
              <w:t>Modeled vs. observed</w:t>
            </w:r>
          </w:p>
        </w:tc>
        <w:tc>
          <w:tcPr>
            <w:tcW w:w="2957" w:type="dxa"/>
            <w:shd w:val="clear" w:color="auto" w:fill="BFBFBF" w:themeFill="background1" w:themeFillShade="BF"/>
          </w:tcPr>
          <w:p w:rsidRPr="00EA2B88" w:rsidR="00234FE3" w:rsidP="00234FE3" w:rsidRDefault="00234FE3" w14:paraId="25B7D5AD" w14:textId="6EDFD56E">
            <w:pPr>
              <w:rPr>
                <w:b/>
                <w:bCs/>
                <w:sz w:val="21"/>
                <w:szCs w:val="21"/>
              </w:rPr>
            </w:pPr>
            <w:r w:rsidRPr="00EA2B88">
              <w:rPr>
                <w:b/>
                <w:bCs/>
                <w:sz w:val="21"/>
                <w:szCs w:val="21"/>
              </w:rPr>
              <w:t xml:space="preserve">Population </w:t>
            </w:r>
          </w:p>
        </w:tc>
        <w:tc>
          <w:tcPr>
            <w:tcW w:w="3420" w:type="dxa"/>
            <w:shd w:val="clear" w:color="auto" w:fill="BFBFBF" w:themeFill="background1" w:themeFillShade="BF"/>
          </w:tcPr>
          <w:p w:rsidRPr="00EA2B88" w:rsidR="00234FE3" w:rsidP="00234FE3" w:rsidRDefault="00234FE3" w14:paraId="188D103D" w14:textId="4DD39CD8">
            <w:pPr>
              <w:rPr>
                <w:b/>
                <w:bCs/>
                <w:sz w:val="21"/>
                <w:szCs w:val="21"/>
              </w:rPr>
            </w:pPr>
            <w:r w:rsidRPr="00EA2B88">
              <w:rPr>
                <w:b/>
                <w:bCs/>
                <w:sz w:val="21"/>
                <w:szCs w:val="21"/>
              </w:rPr>
              <w:t>Intervention</w:t>
            </w:r>
          </w:p>
        </w:tc>
        <w:tc>
          <w:tcPr>
            <w:tcW w:w="1530" w:type="dxa"/>
            <w:shd w:val="clear" w:color="auto" w:fill="BFBFBF" w:themeFill="background1" w:themeFillShade="BF"/>
          </w:tcPr>
          <w:p w:rsidRPr="00EA2B88" w:rsidR="00234FE3" w:rsidP="00234FE3" w:rsidRDefault="00234FE3" w14:paraId="76B4A516" w14:textId="1B87F484">
            <w:pPr>
              <w:rPr>
                <w:b/>
                <w:bCs/>
                <w:sz w:val="21"/>
                <w:szCs w:val="21"/>
              </w:rPr>
            </w:pPr>
            <w:r w:rsidRPr="00EA2B88">
              <w:rPr>
                <w:b/>
                <w:bCs/>
                <w:sz w:val="21"/>
                <w:szCs w:val="21"/>
              </w:rPr>
              <w:t>Comparison</w:t>
            </w:r>
          </w:p>
        </w:tc>
        <w:tc>
          <w:tcPr>
            <w:tcW w:w="3330" w:type="dxa"/>
            <w:shd w:val="clear" w:color="auto" w:fill="BFBFBF" w:themeFill="background1" w:themeFillShade="BF"/>
          </w:tcPr>
          <w:p w:rsidRPr="00EA2B88" w:rsidR="00234FE3" w:rsidP="00234FE3" w:rsidRDefault="00234FE3" w14:paraId="0B2E2E4A" w14:textId="43F5C592">
            <w:pPr>
              <w:rPr>
                <w:b/>
                <w:bCs/>
                <w:sz w:val="21"/>
                <w:szCs w:val="21"/>
              </w:rPr>
            </w:pPr>
            <w:r w:rsidRPr="00EA2B88">
              <w:rPr>
                <w:b/>
                <w:bCs/>
                <w:sz w:val="21"/>
                <w:szCs w:val="21"/>
              </w:rPr>
              <w:t>Outcome</w:t>
            </w:r>
          </w:p>
        </w:tc>
      </w:tr>
      <w:tr w:rsidRPr="00EA2B88" w:rsidR="00234FE3" w:rsidTr="16F6AE46" w14:paraId="60D1F37B" w14:textId="77777777">
        <w:tc>
          <w:tcPr>
            <w:tcW w:w="1523" w:type="dxa"/>
          </w:tcPr>
          <w:p w:rsidRPr="00EA2B88" w:rsidR="00234FE3" w:rsidP="00234FE3" w:rsidRDefault="00234FE3" w14:paraId="65C72539" w14:textId="45B1A6EA">
            <w:pPr>
              <w:rPr>
                <w:b/>
                <w:bCs/>
                <w:sz w:val="21"/>
                <w:szCs w:val="21"/>
              </w:rPr>
            </w:pPr>
            <w:r w:rsidRPr="00EA2B88">
              <w:rPr>
                <w:b/>
                <w:bCs/>
                <w:sz w:val="21"/>
                <w:szCs w:val="21"/>
              </w:rPr>
              <w:t>Public food procurement</w:t>
            </w:r>
          </w:p>
        </w:tc>
        <w:tc>
          <w:tcPr>
            <w:tcW w:w="1146" w:type="dxa"/>
          </w:tcPr>
          <w:p w:rsidRPr="00EA2B88" w:rsidR="00234FE3" w:rsidP="00234FE3" w:rsidRDefault="00234FE3" w14:paraId="52C467C9" w14:textId="0E5525CE">
            <w:pPr>
              <w:rPr>
                <w:sz w:val="21"/>
                <w:szCs w:val="21"/>
              </w:rPr>
            </w:pPr>
            <w:r w:rsidRPr="00EA2B88">
              <w:rPr>
                <w:sz w:val="21"/>
                <w:szCs w:val="21"/>
              </w:rPr>
              <w:t>United States, Los Angeles County</w:t>
            </w:r>
          </w:p>
        </w:tc>
        <w:tc>
          <w:tcPr>
            <w:tcW w:w="1034" w:type="dxa"/>
          </w:tcPr>
          <w:p w:rsidRPr="00EA2B88" w:rsidR="00234FE3" w:rsidP="00234FE3" w:rsidRDefault="00234FE3" w14:paraId="0ADB2F78" w14:textId="49BA964A">
            <w:pPr>
              <w:rPr>
                <w:sz w:val="21"/>
                <w:szCs w:val="21"/>
              </w:rPr>
            </w:pPr>
            <w:r w:rsidRPr="00EA2B88">
              <w:rPr>
                <w:sz w:val="21"/>
                <w:szCs w:val="21"/>
              </w:rPr>
              <w:t>Modeled</w:t>
            </w:r>
          </w:p>
        </w:tc>
        <w:tc>
          <w:tcPr>
            <w:tcW w:w="2957" w:type="dxa"/>
          </w:tcPr>
          <w:p w:rsidRPr="00EA2B88" w:rsidR="00234FE3" w:rsidP="00234FE3" w:rsidRDefault="00234FE3" w14:paraId="423804B5" w14:textId="77777777">
            <w:pPr>
              <w:rPr>
                <w:sz w:val="21"/>
                <w:szCs w:val="21"/>
              </w:rPr>
            </w:pPr>
            <w:r w:rsidRPr="00EA2B88">
              <w:rPr>
                <w:sz w:val="21"/>
                <w:szCs w:val="21"/>
              </w:rPr>
              <w:t>Adults who utilize included food service settings</w:t>
            </w:r>
          </w:p>
          <w:p w:rsidRPr="00EA2B88" w:rsidR="00234FE3" w:rsidP="00234FE3" w:rsidRDefault="00234FE3" w14:paraId="23EBF817" w14:textId="0813FADB">
            <w:pPr>
              <w:rPr>
                <w:sz w:val="21"/>
                <w:szCs w:val="21"/>
              </w:rPr>
            </w:pPr>
            <w:r w:rsidRPr="16F6AE46">
              <w:rPr>
                <w:sz w:val="21"/>
                <w:szCs w:val="21"/>
              </w:rPr>
              <w:t>n: 13,183</w:t>
            </w:r>
          </w:p>
        </w:tc>
        <w:tc>
          <w:tcPr>
            <w:tcW w:w="3420" w:type="dxa"/>
          </w:tcPr>
          <w:p w:rsidR="00C03D23" w:rsidP="00C03D23" w:rsidRDefault="00234FE3" w14:paraId="2A78797F" w14:textId="77777777">
            <w:pPr>
              <w:rPr>
                <w:sz w:val="21"/>
                <w:szCs w:val="21"/>
              </w:rPr>
            </w:pPr>
            <w:r w:rsidRPr="16F6AE46">
              <w:rPr>
                <w:sz w:val="21"/>
                <w:szCs w:val="21"/>
              </w:rPr>
              <w:t>2 possible approaches (only one at each venue)</w:t>
            </w:r>
          </w:p>
          <w:p w:rsidRPr="00C03D23" w:rsidR="00C03D23" w:rsidP="00C03D23" w:rsidRDefault="00C03D23" w14:paraId="005DF488" w14:textId="77777777">
            <w:pPr>
              <w:pStyle w:val="ListParagraph"/>
              <w:numPr>
                <w:ilvl w:val="0"/>
                <w:numId w:val="42"/>
              </w:numPr>
              <w:rPr>
                <w:rStyle w:val="Strong"/>
                <w:b w:val="0"/>
                <w:bCs w:val="0"/>
                <w:sz w:val="18"/>
                <w:szCs w:val="18"/>
              </w:rPr>
            </w:pPr>
            <w:r w:rsidRPr="00C03D23">
              <w:rPr>
                <w:rStyle w:val="Strong"/>
                <w:rFonts w:cstheme="minorHAnsi"/>
                <w:b w:val="0"/>
                <w:bCs w:val="0"/>
                <w:sz w:val="21"/>
                <w:szCs w:val="21"/>
              </w:rPr>
              <w:t>Approach 1: Reformulation (mandatory reduction) Reduce sodium content in all foods served</w:t>
            </w:r>
          </w:p>
          <w:p w:rsidRPr="00C03D23" w:rsidR="00C03D23" w:rsidP="00C03D23" w:rsidRDefault="00C03D23" w14:paraId="58BB6358" w14:textId="69C5CC3B">
            <w:pPr>
              <w:pStyle w:val="ListParagraph"/>
              <w:numPr>
                <w:ilvl w:val="0"/>
                <w:numId w:val="42"/>
              </w:numPr>
              <w:rPr>
                <w:sz w:val="13"/>
                <w:szCs w:val="13"/>
              </w:rPr>
            </w:pPr>
            <w:r w:rsidRPr="00C03D23">
              <w:rPr>
                <w:rStyle w:val="Strong"/>
                <w:rFonts w:cstheme="minorHAnsi"/>
                <w:b w:val="0"/>
                <w:bCs w:val="0"/>
                <w:sz w:val="20"/>
                <w:szCs w:val="20"/>
              </w:rPr>
              <w:t>Approach 2: Choice architecture + incentives</w:t>
            </w:r>
          </w:p>
          <w:p w:rsidRPr="00EA2B88" w:rsidR="00234FE3" w:rsidP="00234FE3" w:rsidRDefault="00234FE3" w14:paraId="2E9951EA" w14:textId="3E7A1BCA">
            <w:pPr>
              <w:rPr>
                <w:sz w:val="21"/>
                <w:szCs w:val="21"/>
              </w:rPr>
            </w:pPr>
            <w:r w:rsidRPr="16F6AE46">
              <w:rPr>
                <w:sz w:val="21"/>
                <w:szCs w:val="21"/>
              </w:rPr>
              <w:t xml:space="preserve"> </w:t>
            </w:r>
          </w:p>
        </w:tc>
        <w:tc>
          <w:tcPr>
            <w:tcW w:w="1530" w:type="dxa"/>
          </w:tcPr>
          <w:p w:rsidRPr="00EA2B88" w:rsidR="00234FE3" w:rsidP="00234FE3" w:rsidRDefault="004A4130" w14:paraId="4AE84364" w14:textId="2F626C20">
            <w:pPr>
              <w:rPr>
                <w:sz w:val="21"/>
                <w:szCs w:val="21"/>
              </w:rPr>
            </w:pPr>
            <w:r w:rsidRPr="00EA2B88">
              <w:rPr>
                <w:sz w:val="21"/>
                <w:szCs w:val="21"/>
              </w:rPr>
              <w:t>No policy scenario</w:t>
            </w:r>
          </w:p>
        </w:tc>
        <w:tc>
          <w:tcPr>
            <w:tcW w:w="3330" w:type="dxa"/>
          </w:tcPr>
          <w:p w:rsidRPr="00EA2B88" w:rsidR="00234FE3" w:rsidP="00234FE3" w:rsidRDefault="00234FE3" w14:paraId="28CC69C0" w14:textId="01F5A034">
            <w:pPr>
              <w:rPr>
                <w:sz w:val="21"/>
                <w:szCs w:val="21"/>
              </w:rPr>
            </w:pPr>
            <w:r w:rsidRPr="00EA2B88">
              <w:rPr>
                <w:sz w:val="21"/>
                <w:szCs w:val="21"/>
              </w:rPr>
              <w:t>Change in:</w:t>
            </w:r>
          </w:p>
          <w:p w:rsidRPr="00EA2B88" w:rsidR="00234FE3" w:rsidP="00234FE3" w:rsidRDefault="00234FE3" w14:paraId="3DEC83A0" w14:textId="08FE1D94">
            <w:pPr>
              <w:pStyle w:val="ListParagraph"/>
              <w:numPr>
                <w:ilvl w:val="0"/>
                <w:numId w:val="38"/>
              </w:numPr>
              <w:rPr>
                <w:sz w:val="21"/>
                <w:szCs w:val="21"/>
              </w:rPr>
            </w:pPr>
            <w:r w:rsidRPr="00EA2B88">
              <w:rPr>
                <w:sz w:val="21"/>
                <w:szCs w:val="21"/>
              </w:rPr>
              <w:t>daily average sodium consumption</w:t>
            </w:r>
          </w:p>
          <w:p w:rsidRPr="00EA2B88" w:rsidR="00234FE3" w:rsidP="00234FE3" w:rsidRDefault="00234FE3" w14:paraId="05D5F69A" w14:textId="17C15CAF">
            <w:pPr>
              <w:pStyle w:val="ListParagraph"/>
              <w:numPr>
                <w:ilvl w:val="0"/>
                <w:numId w:val="36"/>
              </w:numPr>
              <w:rPr>
                <w:sz w:val="21"/>
                <w:szCs w:val="21"/>
              </w:rPr>
            </w:pPr>
            <w:r w:rsidRPr="00EA2B88">
              <w:rPr>
                <w:sz w:val="21"/>
                <w:szCs w:val="21"/>
              </w:rPr>
              <w:t>SBP</w:t>
            </w:r>
          </w:p>
          <w:p w:rsidRPr="00EA2B88" w:rsidR="00234FE3" w:rsidP="00234FE3" w:rsidRDefault="00234FE3" w14:paraId="4B6E34CF" w14:textId="3AC3F4EB">
            <w:pPr>
              <w:ind w:left="360"/>
              <w:rPr>
                <w:sz w:val="21"/>
                <w:szCs w:val="21"/>
              </w:rPr>
            </w:pPr>
          </w:p>
        </w:tc>
      </w:tr>
      <w:tr w:rsidRPr="00EA2B88" w:rsidR="00234FE3" w:rsidTr="16F6AE46" w14:paraId="25558ABD" w14:textId="77777777">
        <w:tc>
          <w:tcPr>
            <w:tcW w:w="1523" w:type="dxa"/>
          </w:tcPr>
          <w:p w:rsidRPr="00EA2B88" w:rsidR="00234FE3" w:rsidP="00234FE3" w:rsidRDefault="00234FE3" w14:paraId="7176AA1F" w14:textId="531E25B5">
            <w:pPr>
              <w:rPr>
                <w:b/>
                <w:bCs/>
                <w:sz w:val="21"/>
                <w:szCs w:val="21"/>
              </w:rPr>
            </w:pPr>
            <w:r w:rsidRPr="00EA2B88">
              <w:rPr>
                <w:b/>
                <w:bCs/>
                <w:sz w:val="21"/>
                <w:szCs w:val="21"/>
              </w:rPr>
              <w:t>Behavior change/media campaigns</w:t>
            </w:r>
          </w:p>
        </w:tc>
        <w:tc>
          <w:tcPr>
            <w:tcW w:w="1146" w:type="dxa"/>
          </w:tcPr>
          <w:p w:rsidRPr="00EA2B88" w:rsidR="00234FE3" w:rsidP="00234FE3" w:rsidRDefault="00A02F0F" w14:paraId="65DF673F" w14:textId="29D87ED4">
            <w:pPr>
              <w:rPr>
                <w:sz w:val="21"/>
                <w:szCs w:val="21"/>
              </w:rPr>
            </w:pPr>
            <w:r>
              <w:rPr>
                <w:sz w:val="21"/>
                <w:szCs w:val="21"/>
              </w:rPr>
              <w:t>UK</w:t>
            </w:r>
          </w:p>
        </w:tc>
        <w:tc>
          <w:tcPr>
            <w:tcW w:w="1034" w:type="dxa"/>
          </w:tcPr>
          <w:p w:rsidRPr="00EA2B88" w:rsidR="00234FE3" w:rsidP="00234FE3" w:rsidRDefault="00A02F0F" w14:paraId="26FC40F5" w14:textId="2D3FCB51">
            <w:pPr>
              <w:rPr>
                <w:sz w:val="21"/>
                <w:szCs w:val="21"/>
              </w:rPr>
            </w:pPr>
            <w:r>
              <w:rPr>
                <w:sz w:val="21"/>
                <w:szCs w:val="21"/>
              </w:rPr>
              <w:t>Estimated from observed (not directly measured)</w:t>
            </w:r>
          </w:p>
        </w:tc>
        <w:tc>
          <w:tcPr>
            <w:tcW w:w="2957" w:type="dxa"/>
          </w:tcPr>
          <w:p w:rsidRPr="00EA2B88" w:rsidR="00234FE3" w:rsidP="00234FE3" w:rsidRDefault="00580D62" w14:paraId="70694B70" w14:textId="1DC46A06">
            <w:pPr>
              <w:rPr>
                <w:sz w:val="21"/>
                <w:szCs w:val="21"/>
              </w:rPr>
            </w:pPr>
            <w:r>
              <w:rPr>
                <w:sz w:val="21"/>
                <w:szCs w:val="21"/>
              </w:rPr>
              <w:t>N/A</w:t>
            </w:r>
          </w:p>
        </w:tc>
        <w:tc>
          <w:tcPr>
            <w:tcW w:w="3420" w:type="dxa"/>
          </w:tcPr>
          <w:p w:rsidRPr="00580D62" w:rsidR="00234FE3" w:rsidP="00580D62" w:rsidRDefault="00580D62" w14:paraId="12800259" w14:textId="67B219C1">
            <w:pPr>
              <w:rPr>
                <w:sz w:val="21"/>
                <w:szCs w:val="21"/>
              </w:rPr>
            </w:pPr>
            <w:r>
              <w:rPr>
                <w:sz w:val="21"/>
                <w:szCs w:val="21"/>
              </w:rPr>
              <w:t>N/A</w:t>
            </w:r>
          </w:p>
        </w:tc>
        <w:tc>
          <w:tcPr>
            <w:tcW w:w="1530" w:type="dxa"/>
          </w:tcPr>
          <w:p w:rsidRPr="00EA2B88" w:rsidR="00234FE3" w:rsidP="00234FE3" w:rsidRDefault="00580D62" w14:paraId="53E6D125" w14:textId="13901239">
            <w:pPr>
              <w:rPr>
                <w:sz w:val="21"/>
                <w:szCs w:val="21"/>
              </w:rPr>
            </w:pPr>
            <w:r>
              <w:rPr>
                <w:sz w:val="21"/>
                <w:szCs w:val="21"/>
              </w:rPr>
              <w:t>N/A</w:t>
            </w:r>
          </w:p>
        </w:tc>
        <w:tc>
          <w:tcPr>
            <w:tcW w:w="3330" w:type="dxa"/>
          </w:tcPr>
          <w:p w:rsidR="00580D62" w:rsidP="00A02F0F" w:rsidRDefault="00580D62" w14:paraId="6F025602" w14:textId="77777777">
            <w:pPr>
              <w:rPr>
                <w:sz w:val="21"/>
                <w:szCs w:val="21"/>
              </w:rPr>
            </w:pPr>
            <w:r>
              <w:rPr>
                <w:sz w:val="21"/>
                <w:szCs w:val="21"/>
              </w:rPr>
              <w:t>Change in sodium intake each year over 7 years</w:t>
            </w:r>
          </w:p>
          <w:p w:rsidR="00580D62" w:rsidP="00A02F0F" w:rsidRDefault="00580D62" w14:paraId="717042EF" w14:textId="77777777">
            <w:pPr>
              <w:rPr>
                <w:sz w:val="21"/>
                <w:szCs w:val="21"/>
              </w:rPr>
            </w:pPr>
          </w:p>
          <w:p w:rsidRPr="00A02F0F" w:rsidR="00234FE3" w:rsidP="00A02F0F" w:rsidRDefault="00580D62" w14:paraId="58F256DA" w14:textId="7C53A7EB">
            <w:pPr>
              <w:rPr>
                <w:sz w:val="21"/>
                <w:szCs w:val="21"/>
              </w:rPr>
            </w:pPr>
            <w:r>
              <w:rPr>
                <w:sz w:val="21"/>
                <w:szCs w:val="21"/>
              </w:rPr>
              <w:t xml:space="preserve">An informed estimate, so no real measurement </w:t>
            </w:r>
            <w:r w:rsidR="00204FC7">
              <w:rPr>
                <w:sz w:val="21"/>
                <w:szCs w:val="21"/>
              </w:rPr>
              <w:t>occurred</w:t>
            </w:r>
            <w:r w:rsidRPr="00A02F0F" w:rsidR="00234FE3">
              <w:rPr>
                <w:sz w:val="21"/>
                <w:szCs w:val="21"/>
              </w:rPr>
              <w:t xml:space="preserve"> </w:t>
            </w:r>
          </w:p>
        </w:tc>
      </w:tr>
      <w:tr w:rsidRPr="00EA2B88" w:rsidR="00234FE3" w:rsidTr="16F6AE46" w14:paraId="530F4B1C" w14:textId="77777777">
        <w:tc>
          <w:tcPr>
            <w:tcW w:w="1523" w:type="dxa"/>
            <w:shd w:val="clear" w:color="auto" w:fill="FFFF00"/>
          </w:tcPr>
          <w:p w:rsidRPr="00EA2B88" w:rsidR="00234FE3" w:rsidP="00234FE3" w:rsidRDefault="00234FE3" w14:paraId="5DB83360" w14:textId="6DC4B56C">
            <w:pPr>
              <w:rPr>
                <w:b/>
                <w:bCs/>
                <w:sz w:val="21"/>
                <w:szCs w:val="21"/>
              </w:rPr>
            </w:pPr>
            <w:r w:rsidRPr="00EA2B88">
              <w:rPr>
                <w:b/>
                <w:bCs/>
                <w:sz w:val="21"/>
                <w:szCs w:val="21"/>
              </w:rPr>
              <w:t>Low sodium salt substitutes</w:t>
            </w:r>
          </w:p>
        </w:tc>
        <w:tc>
          <w:tcPr>
            <w:tcW w:w="1146" w:type="dxa"/>
            <w:shd w:val="clear" w:color="auto" w:fill="FFFF00"/>
          </w:tcPr>
          <w:p w:rsidRPr="00EA2B88" w:rsidR="00234FE3" w:rsidP="00234FE3" w:rsidRDefault="00234FE3" w14:paraId="6DDEAE26" w14:textId="77777777">
            <w:pPr>
              <w:rPr>
                <w:sz w:val="21"/>
                <w:szCs w:val="21"/>
              </w:rPr>
            </w:pPr>
          </w:p>
        </w:tc>
        <w:tc>
          <w:tcPr>
            <w:tcW w:w="1034" w:type="dxa"/>
            <w:shd w:val="clear" w:color="auto" w:fill="FFFF00"/>
          </w:tcPr>
          <w:p w:rsidRPr="00EA2B88" w:rsidR="00234FE3" w:rsidP="00234FE3" w:rsidRDefault="00234FE3" w14:paraId="63CD3781" w14:textId="77777777">
            <w:pPr>
              <w:rPr>
                <w:sz w:val="21"/>
                <w:szCs w:val="21"/>
              </w:rPr>
            </w:pPr>
          </w:p>
        </w:tc>
        <w:tc>
          <w:tcPr>
            <w:tcW w:w="2957" w:type="dxa"/>
            <w:shd w:val="clear" w:color="auto" w:fill="FFFF00"/>
          </w:tcPr>
          <w:p w:rsidRPr="00EA2B88" w:rsidR="00234FE3" w:rsidP="00234FE3" w:rsidRDefault="00234FE3" w14:paraId="7E97C4FC" w14:textId="2F2BC6F8">
            <w:pPr>
              <w:rPr>
                <w:sz w:val="21"/>
                <w:szCs w:val="21"/>
              </w:rPr>
            </w:pPr>
          </w:p>
        </w:tc>
        <w:tc>
          <w:tcPr>
            <w:tcW w:w="3420" w:type="dxa"/>
            <w:shd w:val="clear" w:color="auto" w:fill="FFFF00"/>
          </w:tcPr>
          <w:p w:rsidRPr="00EA2B88" w:rsidR="00234FE3" w:rsidP="00234FE3" w:rsidRDefault="00891F97" w14:paraId="1F6CF2F5" w14:textId="6B676E77">
            <w:pPr>
              <w:rPr>
                <w:sz w:val="21"/>
                <w:szCs w:val="21"/>
              </w:rPr>
            </w:pPr>
            <w:r>
              <w:rPr>
                <w:color w:val="EE0000"/>
                <w:sz w:val="21"/>
                <w:szCs w:val="21"/>
              </w:rPr>
              <w:t>Scenarios 2, 4, 5 (see below)</w:t>
            </w:r>
          </w:p>
        </w:tc>
        <w:tc>
          <w:tcPr>
            <w:tcW w:w="1530" w:type="dxa"/>
            <w:shd w:val="clear" w:color="auto" w:fill="FFFF00"/>
          </w:tcPr>
          <w:p w:rsidRPr="00EA2B88" w:rsidR="00234FE3" w:rsidP="00234FE3" w:rsidRDefault="00234FE3" w14:paraId="31B15AC6" w14:textId="3AB825D6">
            <w:pPr>
              <w:rPr>
                <w:sz w:val="21"/>
                <w:szCs w:val="21"/>
              </w:rPr>
            </w:pPr>
          </w:p>
        </w:tc>
        <w:tc>
          <w:tcPr>
            <w:tcW w:w="3330" w:type="dxa"/>
            <w:shd w:val="clear" w:color="auto" w:fill="FFFF00"/>
          </w:tcPr>
          <w:p w:rsidRPr="00EA2B88" w:rsidR="00234FE3" w:rsidP="00234FE3" w:rsidRDefault="00891F97" w14:paraId="7BF4397D" w14:textId="5EBEF840">
            <w:pPr>
              <w:rPr>
                <w:sz w:val="21"/>
                <w:szCs w:val="21"/>
              </w:rPr>
            </w:pPr>
            <w:r>
              <w:rPr>
                <w:sz w:val="21"/>
                <w:szCs w:val="21"/>
              </w:rPr>
              <w:t>CKD and CVD deaths averted; does not report sodium</w:t>
            </w:r>
          </w:p>
        </w:tc>
      </w:tr>
      <w:tr w:rsidRPr="00EA2B88" w:rsidR="00234FE3" w:rsidTr="16F6AE46" w14:paraId="4F8093B9" w14:textId="77777777">
        <w:tc>
          <w:tcPr>
            <w:tcW w:w="1523" w:type="dxa"/>
          </w:tcPr>
          <w:p w:rsidRPr="00EA2B88" w:rsidR="00234FE3" w:rsidP="00234FE3" w:rsidRDefault="00234FE3" w14:paraId="0CC14EFC" w14:textId="1010B78A">
            <w:pPr>
              <w:rPr>
                <w:b/>
                <w:bCs/>
                <w:sz w:val="21"/>
                <w:szCs w:val="21"/>
              </w:rPr>
            </w:pPr>
            <w:r w:rsidRPr="00EA2B88">
              <w:rPr>
                <w:b/>
                <w:bCs/>
                <w:sz w:val="21"/>
                <w:szCs w:val="21"/>
              </w:rPr>
              <w:t>Front of pack labelling</w:t>
            </w:r>
          </w:p>
        </w:tc>
        <w:tc>
          <w:tcPr>
            <w:tcW w:w="1146" w:type="dxa"/>
          </w:tcPr>
          <w:p w:rsidRPr="00EA2B88" w:rsidR="00234FE3" w:rsidP="00234FE3" w:rsidRDefault="00234FE3" w14:paraId="4EAECC49" w14:textId="66F61AAC">
            <w:pPr>
              <w:rPr>
                <w:sz w:val="21"/>
                <w:szCs w:val="21"/>
              </w:rPr>
            </w:pPr>
            <w:r w:rsidRPr="00EA2B88">
              <w:rPr>
                <w:sz w:val="21"/>
                <w:szCs w:val="21"/>
              </w:rPr>
              <w:t>Chile</w:t>
            </w:r>
          </w:p>
        </w:tc>
        <w:tc>
          <w:tcPr>
            <w:tcW w:w="1034" w:type="dxa"/>
          </w:tcPr>
          <w:p w:rsidRPr="00EA2B88" w:rsidR="00234FE3" w:rsidP="00234FE3" w:rsidRDefault="00234FE3" w14:paraId="7D21957A" w14:textId="0EA741A8">
            <w:pPr>
              <w:rPr>
                <w:sz w:val="21"/>
                <w:szCs w:val="21"/>
              </w:rPr>
            </w:pPr>
            <w:r w:rsidRPr="00EA2B88">
              <w:rPr>
                <w:sz w:val="21"/>
                <w:szCs w:val="21"/>
              </w:rPr>
              <w:t>Observed</w:t>
            </w:r>
          </w:p>
        </w:tc>
        <w:tc>
          <w:tcPr>
            <w:tcW w:w="2957" w:type="dxa"/>
          </w:tcPr>
          <w:p w:rsidRPr="00EA2B88" w:rsidR="00CD0704" w:rsidP="00234FE3" w:rsidRDefault="00CD0704" w14:paraId="725434BB" w14:textId="77777777">
            <w:pPr>
              <w:rPr>
                <w:sz w:val="21"/>
                <w:szCs w:val="21"/>
              </w:rPr>
            </w:pPr>
            <w:r w:rsidRPr="00EA2B88">
              <w:rPr>
                <w:sz w:val="21"/>
                <w:szCs w:val="21"/>
              </w:rPr>
              <w:t xml:space="preserve">2,844 urban Chilean households (138,391 household-months) </w:t>
            </w:r>
          </w:p>
          <w:p w:rsidRPr="00EA2B88" w:rsidR="00CD0704" w:rsidP="00234FE3" w:rsidRDefault="00CD0704" w14:paraId="4647C189" w14:textId="77777777">
            <w:pPr>
              <w:rPr>
                <w:sz w:val="21"/>
                <w:szCs w:val="21"/>
              </w:rPr>
            </w:pPr>
          </w:p>
          <w:p w:rsidRPr="00EA2B88" w:rsidR="00234FE3" w:rsidP="00234FE3" w:rsidRDefault="00CD0704" w14:paraId="6EFFDCE8" w14:textId="2377CEDD">
            <w:pPr>
              <w:rPr>
                <w:sz w:val="21"/>
                <w:szCs w:val="21"/>
              </w:rPr>
            </w:pPr>
            <w:r w:rsidRPr="00EA2B88">
              <w:rPr>
                <w:sz w:val="21"/>
                <w:szCs w:val="21"/>
              </w:rPr>
              <w:t>from 13 of 16 regions</w:t>
            </w:r>
          </w:p>
        </w:tc>
        <w:tc>
          <w:tcPr>
            <w:tcW w:w="3420" w:type="dxa"/>
          </w:tcPr>
          <w:p w:rsidRPr="00EA2B88" w:rsidR="00234FE3" w:rsidP="00234FE3" w:rsidRDefault="00911E28" w14:paraId="65258E4D" w14:textId="77777777">
            <w:pPr>
              <w:rPr>
                <w:sz w:val="21"/>
                <w:szCs w:val="21"/>
              </w:rPr>
            </w:pPr>
            <w:r w:rsidRPr="00EA2B88">
              <w:rPr>
                <w:sz w:val="21"/>
                <w:szCs w:val="21"/>
              </w:rPr>
              <w:t>Chilean</w:t>
            </w:r>
            <w:r w:rsidRPr="00EA2B88" w:rsidR="004A4130">
              <w:rPr>
                <w:sz w:val="21"/>
                <w:szCs w:val="21"/>
              </w:rPr>
              <w:t xml:space="preserve"> Law of Food Labeling and Advertising</w:t>
            </w:r>
          </w:p>
          <w:p w:rsidRPr="00EA2B88" w:rsidR="004A4130" w:rsidP="00234FE3" w:rsidRDefault="004A4130" w14:paraId="2A9BD4C0" w14:textId="77777777">
            <w:pPr>
              <w:rPr>
                <w:sz w:val="21"/>
                <w:szCs w:val="21"/>
              </w:rPr>
            </w:pPr>
          </w:p>
          <w:p w:rsidRPr="00EA2B88" w:rsidR="004A4130" w:rsidP="00234FE3" w:rsidRDefault="004A4130" w14:paraId="68CA956F" w14:textId="6D95505A">
            <w:pPr>
              <w:rPr>
                <w:sz w:val="21"/>
                <w:szCs w:val="21"/>
              </w:rPr>
            </w:pPr>
            <w:r w:rsidRPr="00EA2B88">
              <w:rPr>
                <w:sz w:val="21"/>
                <w:szCs w:val="21"/>
              </w:rPr>
              <w:t>Mandatory octagonal front of pack warning labels</w:t>
            </w:r>
          </w:p>
        </w:tc>
        <w:tc>
          <w:tcPr>
            <w:tcW w:w="1530" w:type="dxa"/>
          </w:tcPr>
          <w:p w:rsidRPr="00EA2B88" w:rsidR="00234FE3" w:rsidP="00234FE3" w:rsidRDefault="004A4130" w14:paraId="3ED3A568" w14:textId="1D3EEAE5">
            <w:pPr>
              <w:rPr>
                <w:sz w:val="21"/>
                <w:szCs w:val="21"/>
              </w:rPr>
            </w:pPr>
            <w:r w:rsidRPr="00EA2B88">
              <w:rPr>
                <w:sz w:val="21"/>
                <w:szCs w:val="21"/>
              </w:rPr>
              <w:t>Baseline vs. follow up</w:t>
            </w:r>
          </w:p>
        </w:tc>
        <w:tc>
          <w:tcPr>
            <w:tcW w:w="3330" w:type="dxa"/>
          </w:tcPr>
          <w:p w:rsidRPr="00EA2B88" w:rsidR="00F90CAE" w:rsidP="00F90CAE" w:rsidRDefault="00F90CAE" w14:paraId="14941282" w14:textId="77777777">
            <w:pPr>
              <w:rPr>
                <w:sz w:val="21"/>
                <w:szCs w:val="21"/>
              </w:rPr>
            </w:pPr>
            <w:r w:rsidRPr="00EA2B88">
              <w:rPr>
                <w:sz w:val="21"/>
                <w:szCs w:val="21"/>
              </w:rPr>
              <w:t>Sodium purchases (mg/capita/day), overall and from “high-in” vs “not high-in” products</w:t>
            </w:r>
          </w:p>
          <w:p w:rsidRPr="00EA2B88" w:rsidR="00234FE3" w:rsidP="00234FE3" w:rsidRDefault="00234FE3" w14:paraId="587D57B4" w14:textId="784271CD">
            <w:pPr>
              <w:rPr>
                <w:sz w:val="21"/>
                <w:szCs w:val="21"/>
              </w:rPr>
            </w:pPr>
          </w:p>
        </w:tc>
      </w:tr>
      <w:tr w:rsidRPr="00EA2B88" w:rsidR="00234FE3" w:rsidTr="16F6AE46" w14:paraId="2E9DDDBD" w14:textId="77777777">
        <w:tc>
          <w:tcPr>
            <w:tcW w:w="1523" w:type="dxa"/>
          </w:tcPr>
          <w:p w:rsidRPr="00EA2B88" w:rsidR="00234FE3" w:rsidP="00234FE3" w:rsidRDefault="00234FE3" w14:paraId="12B00E94" w14:textId="6ACABCFA">
            <w:pPr>
              <w:rPr>
                <w:b/>
                <w:bCs/>
                <w:sz w:val="21"/>
                <w:szCs w:val="21"/>
              </w:rPr>
            </w:pPr>
            <w:r w:rsidRPr="00EA2B88">
              <w:rPr>
                <w:b/>
                <w:bCs/>
                <w:sz w:val="21"/>
                <w:szCs w:val="21"/>
              </w:rPr>
              <w:t>Salt targets</w:t>
            </w:r>
          </w:p>
        </w:tc>
        <w:tc>
          <w:tcPr>
            <w:tcW w:w="1146" w:type="dxa"/>
          </w:tcPr>
          <w:p w:rsidRPr="00EA2B88" w:rsidR="00234FE3" w:rsidP="00234FE3" w:rsidRDefault="00234FE3" w14:paraId="188B6B91" w14:textId="0F5AA6C3">
            <w:pPr>
              <w:rPr>
                <w:sz w:val="21"/>
                <w:szCs w:val="21"/>
              </w:rPr>
            </w:pPr>
            <w:r w:rsidRPr="00EA2B88">
              <w:rPr>
                <w:sz w:val="21"/>
                <w:szCs w:val="21"/>
              </w:rPr>
              <w:t>South Africa</w:t>
            </w:r>
          </w:p>
        </w:tc>
        <w:tc>
          <w:tcPr>
            <w:tcW w:w="1034" w:type="dxa"/>
          </w:tcPr>
          <w:p w:rsidRPr="00EA2B88" w:rsidR="00234FE3" w:rsidP="00234FE3" w:rsidRDefault="00234FE3" w14:paraId="78395B5F" w14:textId="418E95C9">
            <w:pPr>
              <w:rPr>
                <w:sz w:val="21"/>
                <w:szCs w:val="21"/>
              </w:rPr>
            </w:pPr>
            <w:r w:rsidRPr="00EA2B88">
              <w:rPr>
                <w:sz w:val="21"/>
                <w:szCs w:val="21"/>
              </w:rPr>
              <w:t>Observed</w:t>
            </w:r>
          </w:p>
        </w:tc>
        <w:tc>
          <w:tcPr>
            <w:tcW w:w="2957" w:type="dxa"/>
          </w:tcPr>
          <w:p w:rsidRPr="00EA2B88" w:rsidR="00F95155" w:rsidP="00F95155" w:rsidRDefault="00F95155" w14:paraId="3ED6F4FD" w14:textId="7A3972DE">
            <w:pPr>
              <w:pStyle w:val="NoSpacing"/>
              <w:rPr>
                <w:rFonts w:cstheme="minorHAnsi"/>
                <w:sz w:val="21"/>
                <w:szCs w:val="21"/>
              </w:rPr>
            </w:pPr>
            <w:r w:rsidRPr="00EA2B88">
              <w:rPr>
                <w:rFonts w:cstheme="minorHAnsi"/>
                <w:sz w:val="21"/>
                <w:szCs w:val="21"/>
              </w:rPr>
              <w:t>Healthy 20–30 years old</w:t>
            </w:r>
            <w:r w:rsidRPr="00EA2B88" w:rsidR="001A4816">
              <w:rPr>
                <w:rFonts w:cstheme="minorHAnsi"/>
                <w:sz w:val="21"/>
                <w:szCs w:val="21"/>
              </w:rPr>
              <w:t xml:space="preserve"> from the city of Potchefstroom, and the surrounding areas</w:t>
            </w:r>
          </w:p>
          <w:p w:rsidRPr="00EA2B88" w:rsidR="00F95155" w:rsidP="00F95155" w:rsidRDefault="00F95155" w14:paraId="26164161" w14:textId="77777777">
            <w:pPr>
              <w:pStyle w:val="NoSpacing"/>
              <w:rPr>
                <w:rFonts w:cstheme="minorHAnsi"/>
                <w:sz w:val="21"/>
                <w:szCs w:val="21"/>
              </w:rPr>
            </w:pPr>
          </w:p>
          <w:p w:rsidRPr="00EA2B88" w:rsidR="00F95155" w:rsidP="00F95155" w:rsidRDefault="00F95155" w14:paraId="4187014A" w14:textId="77777777">
            <w:pPr>
              <w:pStyle w:val="NoSpacing"/>
              <w:rPr>
                <w:rFonts w:cstheme="minorHAnsi"/>
                <w:sz w:val="21"/>
                <w:szCs w:val="21"/>
              </w:rPr>
            </w:pPr>
            <w:r w:rsidRPr="00EA2B88">
              <w:rPr>
                <w:rFonts w:cstheme="minorHAnsi"/>
                <w:sz w:val="21"/>
                <w:szCs w:val="21"/>
              </w:rPr>
              <w:t xml:space="preserve">analytical sample </w:t>
            </w:r>
          </w:p>
          <w:p w:rsidRPr="00EA2B88" w:rsidR="00F95155" w:rsidP="00F95155" w:rsidRDefault="00F95155" w14:paraId="484B7F46" w14:textId="3EBF0747">
            <w:pPr>
              <w:pStyle w:val="NoSpacing"/>
              <w:rPr>
                <w:rFonts w:cstheme="minorHAnsi"/>
                <w:sz w:val="21"/>
                <w:szCs w:val="21"/>
              </w:rPr>
            </w:pPr>
            <w:r w:rsidRPr="00EA2B88">
              <w:rPr>
                <w:rFonts w:cstheme="minorHAnsi"/>
                <w:sz w:val="21"/>
                <w:szCs w:val="21"/>
              </w:rPr>
              <w:t>n: 311</w:t>
            </w:r>
          </w:p>
          <w:p w:rsidRPr="00EA2B88" w:rsidR="00234FE3" w:rsidP="00F95155" w:rsidRDefault="00234FE3" w14:paraId="072C0C9A" w14:textId="21D0B179">
            <w:pPr>
              <w:pStyle w:val="NoSpacing"/>
              <w:rPr>
                <w:sz w:val="21"/>
                <w:szCs w:val="21"/>
              </w:rPr>
            </w:pPr>
          </w:p>
        </w:tc>
        <w:tc>
          <w:tcPr>
            <w:tcW w:w="3420" w:type="dxa"/>
          </w:tcPr>
          <w:p w:rsidRPr="00EA2B88" w:rsidR="00F95155" w:rsidP="00F95155" w:rsidRDefault="00F95155" w14:paraId="74522BA2" w14:textId="48F18FC8">
            <w:pPr>
              <w:rPr>
                <w:sz w:val="21"/>
                <w:szCs w:val="21"/>
              </w:rPr>
            </w:pPr>
            <w:r w:rsidRPr="00EA2B88">
              <w:rPr>
                <w:sz w:val="21"/>
                <w:szCs w:val="21"/>
              </w:rPr>
              <w:t>South African Mandatory Salt Targets</w:t>
            </w:r>
          </w:p>
          <w:p w:rsidRPr="00EA2B88" w:rsidR="00F95155" w:rsidP="00F95155" w:rsidRDefault="00F95155" w14:paraId="102A9E15" w14:textId="77777777">
            <w:pPr>
              <w:pStyle w:val="NoSpacing"/>
              <w:numPr>
                <w:ilvl w:val="0"/>
                <w:numId w:val="24"/>
              </w:numPr>
              <w:rPr>
                <w:sz w:val="21"/>
                <w:szCs w:val="21"/>
              </w:rPr>
            </w:pPr>
            <w:r w:rsidRPr="00EA2B88">
              <w:rPr>
                <w:sz w:val="21"/>
                <w:szCs w:val="21"/>
              </w:rPr>
              <w:t>set maximum sodium limits across 13 categories of processed foods</w:t>
            </w:r>
          </w:p>
          <w:p w:rsidRPr="00EA2B88" w:rsidR="00F95155" w:rsidP="00F95155" w:rsidRDefault="00F95155" w14:paraId="4DFF433A" w14:textId="77777777">
            <w:pPr>
              <w:pStyle w:val="NoSpacing"/>
              <w:numPr>
                <w:ilvl w:val="0"/>
                <w:numId w:val="24"/>
              </w:numPr>
              <w:rPr>
                <w:b/>
                <w:bCs/>
                <w:sz w:val="21"/>
                <w:szCs w:val="21"/>
              </w:rPr>
            </w:pPr>
            <w:r w:rsidRPr="00EA2B88">
              <w:rPr>
                <w:sz w:val="21"/>
                <w:szCs w:val="21"/>
              </w:rPr>
              <w:t>targets implemented in 2016 and 2019</w:t>
            </w:r>
          </w:p>
          <w:p w:rsidRPr="00EA2B88" w:rsidR="00234FE3" w:rsidP="00234FE3" w:rsidRDefault="00234FE3" w14:paraId="3FEC1256" w14:textId="77777777">
            <w:pPr>
              <w:rPr>
                <w:sz w:val="21"/>
                <w:szCs w:val="21"/>
              </w:rPr>
            </w:pPr>
          </w:p>
        </w:tc>
        <w:tc>
          <w:tcPr>
            <w:tcW w:w="1530" w:type="dxa"/>
          </w:tcPr>
          <w:p w:rsidRPr="00EA2B88" w:rsidR="00234FE3" w:rsidP="00234FE3" w:rsidRDefault="00F95155" w14:paraId="5E885564" w14:textId="2872ECD8">
            <w:pPr>
              <w:rPr>
                <w:sz w:val="21"/>
                <w:szCs w:val="21"/>
              </w:rPr>
            </w:pPr>
            <w:r w:rsidRPr="00EA2B88">
              <w:rPr>
                <w:sz w:val="21"/>
                <w:szCs w:val="21"/>
              </w:rPr>
              <w:t>Baseline vs. follow up</w:t>
            </w:r>
          </w:p>
        </w:tc>
        <w:tc>
          <w:tcPr>
            <w:tcW w:w="3330" w:type="dxa"/>
          </w:tcPr>
          <w:p w:rsidRPr="00EA2B88" w:rsidR="00234FE3" w:rsidP="00234FE3" w:rsidRDefault="00234FE3" w14:paraId="2F40C99A" w14:textId="6FAC694A">
            <w:pPr>
              <w:rPr>
                <w:sz w:val="21"/>
                <w:szCs w:val="21"/>
              </w:rPr>
            </w:pPr>
            <w:r w:rsidRPr="00EA2B88">
              <w:rPr>
                <w:sz w:val="21"/>
                <w:szCs w:val="21"/>
              </w:rPr>
              <w:t>Change in sodium intake as measure by 24-hr urinary sodium excretion</w:t>
            </w:r>
          </w:p>
        </w:tc>
      </w:tr>
      <w:tr w:rsidRPr="00EA2B88" w:rsidR="00234FE3" w:rsidTr="16F6AE46" w14:paraId="40B79004" w14:textId="77777777">
        <w:tc>
          <w:tcPr>
            <w:tcW w:w="1523" w:type="dxa"/>
          </w:tcPr>
          <w:p w:rsidRPr="00EA2B88" w:rsidR="00234FE3" w:rsidP="00234FE3" w:rsidRDefault="00234FE3" w14:paraId="7FAA7514" w14:textId="55E9691E">
            <w:pPr>
              <w:rPr>
                <w:b/>
                <w:bCs/>
                <w:sz w:val="21"/>
                <w:szCs w:val="21"/>
              </w:rPr>
            </w:pPr>
            <w:r w:rsidRPr="00EA2B88">
              <w:rPr>
                <w:rFonts w:eastAsiaTheme="minorEastAsia"/>
                <w:b/>
                <w:bCs/>
                <w:sz w:val="21"/>
                <w:szCs w:val="21"/>
              </w:rPr>
              <w:t>Fiscal Policies</w:t>
            </w:r>
          </w:p>
        </w:tc>
        <w:tc>
          <w:tcPr>
            <w:tcW w:w="1146" w:type="dxa"/>
          </w:tcPr>
          <w:p w:rsidRPr="00EA2B88" w:rsidR="00234FE3" w:rsidP="00234FE3" w:rsidRDefault="00234FE3" w14:paraId="6A0AF115" w14:textId="301CA84D">
            <w:pPr>
              <w:rPr>
                <w:sz w:val="21"/>
                <w:szCs w:val="21"/>
              </w:rPr>
            </w:pPr>
            <w:r w:rsidRPr="00EA2B88">
              <w:rPr>
                <w:sz w:val="21"/>
                <w:szCs w:val="21"/>
              </w:rPr>
              <w:t>Philippines</w:t>
            </w:r>
          </w:p>
        </w:tc>
        <w:tc>
          <w:tcPr>
            <w:tcW w:w="1034" w:type="dxa"/>
          </w:tcPr>
          <w:p w:rsidRPr="00EA2B88" w:rsidR="00234FE3" w:rsidP="00234FE3" w:rsidRDefault="00234FE3" w14:paraId="30DD833F" w14:textId="16150C00">
            <w:pPr>
              <w:rPr>
                <w:sz w:val="21"/>
                <w:szCs w:val="21"/>
              </w:rPr>
            </w:pPr>
            <w:r w:rsidRPr="00EA2B88">
              <w:rPr>
                <w:sz w:val="21"/>
                <w:szCs w:val="21"/>
              </w:rPr>
              <w:t>Modeled</w:t>
            </w:r>
          </w:p>
        </w:tc>
        <w:tc>
          <w:tcPr>
            <w:tcW w:w="2957" w:type="dxa"/>
          </w:tcPr>
          <w:p w:rsidRPr="00EA2B88" w:rsidR="001A4816" w:rsidP="001A4816" w:rsidRDefault="001A4816" w14:paraId="3A311FC3" w14:textId="77777777">
            <w:pPr>
              <w:rPr>
                <w:sz w:val="21"/>
                <w:szCs w:val="21"/>
              </w:rPr>
            </w:pPr>
            <w:r w:rsidRPr="00EA2B88">
              <w:rPr>
                <w:sz w:val="21"/>
                <w:szCs w:val="21"/>
              </w:rPr>
              <w:t>Adults of the Philippines, aged ≥25 years</w:t>
            </w:r>
          </w:p>
          <w:p w:rsidRPr="00EA2B88" w:rsidR="00234FE3" w:rsidP="00234FE3" w:rsidRDefault="00234FE3" w14:paraId="495A7B39" w14:textId="2D18C5DF">
            <w:pPr>
              <w:rPr>
                <w:sz w:val="21"/>
                <w:szCs w:val="21"/>
              </w:rPr>
            </w:pPr>
          </w:p>
        </w:tc>
        <w:tc>
          <w:tcPr>
            <w:tcW w:w="3420" w:type="dxa"/>
          </w:tcPr>
          <w:p w:rsidRPr="00EA2B88" w:rsidR="00BC532D" w:rsidP="00BC532D" w:rsidRDefault="00BC532D" w14:paraId="24A4F350" w14:textId="5F6C6476">
            <w:pPr>
              <w:rPr>
                <w:sz w:val="21"/>
                <w:szCs w:val="21"/>
              </w:rPr>
            </w:pPr>
            <w:r w:rsidRPr="00EA2B88">
              <w:rPr>
                <w:sz w:val="21"/>
                <w:szCs w:val="21"/>
              </w:rPr>
              <w:t xml:space="preserve">20% tax of foods high in salt in sugar </w:t>
            </w:r>
          </w:p>
          <w:p w:rsidRPr="00EA2B88" w:rsidR="00BC532D" w:rsidP="00BC532D" w:rsidRDefault="00BC532D" w14:paraId="729F96F2" w14:textId="77777777">
            <w:pPr>
              <w:rPr>
                <w:sz w:val="21"/>
                <w:szCs w:val="21"/>
              </w:rPr>
            </w:pPr>
          </w:p>
          <w:p w:rsidRPr="00EA2B88" w:rsidR="00BC532D" w:rsidP="00BC532D" w:rsidRDefault="00BC532D" w14:paraId="6717100A" w14:textId="653663CD">
            <w:pPr>
              <w:rPr>
                <w:sz w:val="21"/>
                <w:szCs w:val="21"/>
              </w:rPr>
            </w:pPr>
            <w:r w:rsidRPr="00EA2B88">
              <w:rPr>
                <w:sz w:val="21"/>
                <w:szCs w:val="21"/>
              </w:rPr>
              <w:t>Foods classified using:</w:t>
            </w:r>
          </w:p>
          <w:p w:rsidRPr="00EA2B88" w:rsidR="00BC532D" w:rsidP="00BC532D" w:rsidRDefault="00BC532D" w14:paraId="069DA755" w14:textId="77777777">
            <w:pPr>
              <w:pStyle w:val="ListParagraph"/>
              <w:numPr>
                <w:ilvl w:val="0"/>
                <w:numId w:val="41"/>
              </w:numPr>
              <w:rPr>
                <w:sz w:val="21"/>
                <w:szCs w:val="21"/>
              </w:rPr>
            </w:pPr>
            <w:r w:rsidRPr="00EA2B88">
              <w:rPr>
                <w:sz w:val="21"/>
                <w:szCs w:val="21"/>
              </w:rPr>
              <w:t>WHO Western Pacific Regional Office (WPRO) nutrient profile model</w:t>
            </w:r>
          </w:p>
          <w:p w:rsidRPr="00EA2B88" w:rsidR="00234FE3" w:rsidP="00234FE3" w:rsidRDefault="00BC532D" w14:paraId="2F361665" w14:textId="5C2B1673">
            <w:pPr>
              <w:pStyle w:val="ListParagraph"/>
              <w:numPr>
                <w:ilvl w:val="0"/>
                <w:numId w:val="41"/>
              </w:numPr>
              <w:rPr>
                <w:sz w:val="21"/>
                <w:szCs w:val="21"/>
              </w:rPr>
            </w:pPr>
            <w:r w:rsidRPr="00EA2B88">
              <w:rPr>
                <w:sz w:val="21"/>
                <w:szCs w:val="21"/>
              </w:rPr>
              <w:t>WHO South</w:t>
            </w:r>
            <w:r w:rsidRPr="00EA2B88">
              <w:rPr>
                <w:sz w:val="21"/>
                <w:szCs w:val="21"/>
              </w:rPr>
              <w:noBreakHyphen/>
            </w:r>
            <w:r w:rsidRPr="00EA2B88">
              <w:rPr>
                <w:sz w:val="21"/>
                <w:szCs w:val="21"/>
              </w:rPr>
              <w:t>East Asia NPM thresholds used when WPRO thresholds unavailable</w:t>
            </w:r>
          </w:p>
        </w:tc>
        <w:tc>
          <w:tcPr>
            <w:tcW w:w="1530" w:type="dxa"/>
          </w:tcPr>
          <w:p w:rsidRPr="00EA2B88" w:rsidR="00234FE3" w:rsidP="00234FE3" w:rsidRDefault="00BC532D" w14:paraId="4905EE9E" w14:textId="6BF9FC65">
            <w:pPr>
              <w:rPr>
                <w:sz w:val="21"/>
                <w:szCs w:val="21"/>
              </w:rPr>
            </w:pPr>
            <w:r w:rsidRPr="00EA2B88">
              <w:rPr>
                <w:sz w:val="21"/>
                <w:szCs w:val="21"/>
              </w:rPr>
              <w:t xml:space="preserve">No policy scenario </w:t>
            </w:r>
          </w:p>
        </w:tc>
        <w:tc>
          <w:tcPr>
            <w:tcW w:w="3330" w:type="dxa"/>
          </w:tcPr>
          <w:p w:rsidRPr="00EA2B88" w:rsidR="00234FE3" w:rsidP="00234FE3" w:rsidRDefault="001A4816" w14:paraId="039FF9A5" w14:textId="0B4AB512">
            <w:pPr>
              <w:rPr>
                <w:sz w:val="21"/>
                <w:szCs w:val="21"/>
              </w:rPr>
            </w:pPr>
            <w:r w:rsidRPr="00EA2B88">
              <w:rPr>
                <w:sz w:val="21"/>
                <w:szCs w:val="21"/>
              </w:rPr>
              <w:t>Change in daily sodium consumption</w:t>
            </w:r>
          </w:p>
        </w:tc>
      </w:tr>
    </w:tbl>
    <w:p w:rsidR="00F57702" w:rsidP="00AE741C" w:rsidRDefault="00F57702" w14:paraId="13B26984" w14:textId="77777777">
      <w:pPr>
        <w:pStyle w:val="Heading1"/>
      </w:pPr>
    </w:p>
    <w:p w:rsidR="00F57702" w:rsidP="00AE741C" w:rsidRDefault="00F57702" w14:paraId="7709BC81" w14:textId="77777777">
      <w:pPr>
        <w:pStyle w:val="Heading1"/>
      </w:pPr>
    </w:p>
    <w:p w:rsidR="00F57702" w:rsidP="00F57702" w:rsidRDefault="00F57702" w14:paraId="1DF54A78" w14:textId="77777777"/>
    <w:p w:rsidR="00F57702" w:rsidP="00F57702" w:rsidRDefault="00F57702" w14:paraId="59E0693F" w14:textId="77777777"/>
    <w:p w:rsidRPr="00F57702" w:rsidR="00F57702" w:rsidP="00F57702" w:rsidRDefault="00F57702" w14:paraId="5B86EF9B" w14:textId="77777777"/>
    <w:p w:rsidR="00F57702" w:rsidP="00AE741C" w:rsidRDefault="00F57702" w14:paraId="20143CC3" w14:textId="77777777">
      <w:pPr>
        <w:pStyle w:val="Heading1"/>
      </w:pPr>
    </w:p>
    <w:p w:rsidR="00F57702" w:rsidP="00AE741C" w:rsidRDefault="00F57702" w14:paraId="181A5B20" w14:textId="77777777">
      <w:pPr>
        <w:pStyle w:val="Heading1"/>
      </w:pPr>
    </w:p>
    <w:p w:rsidR="00F57702" w:rsidP="00AE741C" w:rsidRDefault="00F57702" w14:paraId="5079A95E" w14:textId="77777777">
      <w:pPr>
        <w:pStyle w:val="Heading1"/>
      </w:pPr>
    </w:p>
    <w:p w:rsidR="00F57702" w:rsidP="00AE741C" w:rsidRDefault="00F57702" w14:paraId="5F47C974" w14:textId="77777777">
      <w:pPr>
        <w:pStyle w:val="Heading1"/>
      </w:pPr>
    </w:p>
    <w:p w:rsidR="00F57702" w:rsidP="00AE741C" w:rsidRDefault="00F57702" w14:paraId="365F02A6" w14:textId="77777777">
      <w:pPr>
        <w:pStyle w:val="Heading1"/>
      </w:pPr>
    </w:p>
    <w:p w:rsidR="00F57702" w:rsidP="00AE741C" w:rsidRDefault="00F57702" w14:paraId="198B9515" w14:textId="77777777">
      <w:pPr>
        <w:pStyle w:val="Heading1"/>
      </w:pPr>
    </w:p>
    <w:p w:rsidR="00F57702" w:rsidP="00AE741C" w:rsidRDefault="00F57702" w14:paraId="101D756F" w14:textId="77777777">
      <w:pPr>
        <w:pStyle w:val="Heading1"/>
      </w:pPr>
    </w:p>
    <w:p w:rsidR="007B5286" w:rsidP="00251B41" w:rsidRDefault="007B5286" w14:paraId="008BCCCE" w14:textId="77777777"/>
    <w:p w:rsidR="007B5286" w:rsidP="007B5286" w:rsidRDefault="007B5286" w14:paraId="1A1AD14C" w14:textId="3A3A1951">
      <w:pPr>
        <w:pStyle w:val="Heading1"/>
      </w:pPr>
      <w:bookmarkStart w:name="_Toc233374330" w:id="15"/>
      <w:r>
        <w:t>SOURCES OF SODIUM</w:t>
      </w:r>
      <w:bookmarkEnd w:id="15"/>
    </w:p>
    <w:p w:rsidR="00251B41" w:rsidP="00251B41" w:rsidRDefault="00251B41" w14:paraId="0A480A92" w14:textId="0ECF6809">
      <w:pPr>
        <w:pStyle w:val="Heading3"/>
      </w:pPr>
      <w:bookmarkStart w:name="_Toc233374331" w:id="16"/>
      <w:r>
        <w:t>Definitions</w:t>
      </w:r>
      <w:bookmarkEnd w:id="16"/>
    </w:p>
    <w:tbl>
      <w:tblPr>
        <w:tblStyle w:val="GridTable4-Accent1"/>
        <w:tblW w:w="0" w:type="auto"/>
        <w:tblLook w:val="04A0" w:firstRow="1" w:lastRow="0" w:firstColumn="1" w:lastColumn="0" w:noHBand="0" w:noVBand="1"/>
      </w:tblPr>
      <w:tblGrid>
        <w:gridCol w:w="2155"/>
        <w:gridCol w:w="6840"/>
        <w:gridCol w:w="3955"/>
      </w:tblGrid>
      <w:tr w:rsidRPr="009C5460" w:rsidR="00AD1F30" w:rsidTr="09210A35" w14:paraId="76DA931B" w14:textId="77777777">
        <w:trPr>
          <w:cnfStyle w:val="100000000000" w:firstRow="1" w:lastRow="0" w:firstColumn="0" w:lastColumn="0" w:oddVBand="0" w:evenVBand="0" w:oddHBand="0" w:evenHBand="0" w:firstRowFirstColumn="0" w:firstRowLastColumn="0" w:lastRowFirstColumn="0" w:lastRowLastColumn="0"/>
        </w:trPr>
        <w:tc>
          <w:tcPr>
            <w:tcW w:w="2155" w:type="dxa"/>
            <w:tcMar/>
          </w:tcPr>
          <w:p w:rsidRPr="009C5460" w:rsidR="00AD1F30" w:rsidP="00251B41" w:rsidRDefault="008921B1" w14:paraId="4E6E974F" w14:textId="6C747C57">
            <w:pPr>
              <w:rPr>
                <w:sz w:val="22"/>
                <w:szCs w:val="22"/>
              </w:rPr>
            </w:pPr>
            <w:r w:rsidRPr="009C5460">
              <w:rPr>
                <w:sz w:val="22"/>
                <w:szCs w:val="22"/>
              </w:rPr>
              <w:t>Source of sodium</w:t>
            </w:r>
          </w:p>
        </w:tc>
        <w:tc>
          <w:tcPr>
            <w:tcW w:w="6840" w:type="dxa"/>
            <w:tcMar/>
          </w:tcPr>
          <w:p w:rsidRPr="009C5460" w:rsidR="00AD1F30" w:rsidP="00251B41" w:rsidRDefault="00984975" w14:paraId="03AF9E20" w14:textId="1C8FEFAF">
            <w:pPr>
              <w:cnfStyle w:val="100000000000" w:firstRow="1" w:lastRow="0" w:firstColumn="0" w:lastColumn="0" w:oddVBand="0" w:evenVBand="0" w:oddHBand="0" w:evenHBand="0" w:firstRowFirstColumn="0" w:firstRowLastColumn="0" w:lastRowFirstColumn="0" w:lastRowLastColumn="0"/>
              <w:rPr>
                <w:sz w:val="22"/>
                <w:szCs w:val="22"/>
              </w:rPr>
            </w:pPr>
            <w:r w:rsidRPr="009C5460">
              <w:rPr>
                <w:sz w:val="22"/>
                <w:szCs w:val="22"/>
              </w:rPr>
              <w:t>Definition</w:t>
            </w:r>
          </w:p>
        </w:tc>
        <w:tc>
          <w:tcPr>
            <w:tcW w:w="3955" w:type="dxa"/>
            <w:tcMar/>
          </w:tcPr>
          <w:p w:rsidRPr="009C5460" w:rsidR="00AD1F30" w:rsidP="00251B41" w:rsidRDefault="00984975" w14:paraId="0351DEBC" w14:textId="3A05CE12">
            <w:pPr>
              <w:cnfStyle w:val="100000000000" w:firstRow="1" w:lastRow="0" w:firstColumn="0" w:lastColumn="0" w:oddVBand="0" w:evenVBand="0" w:oddHBand="0" w:evenHBand="0" w:firstRowFirstColumn="0" w:firstRowLastColumn="0" w:lastRowFirstColumn="0" w:lastRowLastColumn="0"/>
              <w:rPr>
                <w:sz w:val="22"/>
                <w:szCs w:val="22"/>
              </w:rPr>
            </w:pPr>
            <w:r w:rsidRPr="009C5460">
              <w:rPr>
                <w:sz w:val="22"/>
                <w:szCs w:val="22"/>
              </w:rPr>
              <w:t>Assumption</w:t>
            </w:r>
            <w:r w:rsidR="00DD3CAE">
              <w:rPr>
                <w:sz w:val="22"/>
                <w:szCs w:val="22"/>
              </w:rPr>
              <w:t>/Methods</w:t>
            </w:r>
          </w:p>
        </w:tc>
      </w:tr>
      <w:tr w:rsidRPr="009C5460" w:rsidR="00AD1F30" w:rsidTr="09210A35" w14:paraId="2C4E8192" w14:textId="77777777">
        <w:trPr>
          <w:cnfStyle w:val="000000100000" w:firstRow="0" w:lastRow="0" w:firstColumn="0" w:lastColumn="0" w:oddVBand="0" w:evenVBand="0" w:oddHBand="1" w:evenHBand="0" w:firstRowFirstColumn="0" w:firstRowLastColumn="0" w:lastRowFirstColumn="0" w:lastRowLastColumn="0"/>
        </w:trPr>
        <w:tc>
          <w:tcPr>
            <w:tcW w:w="2155" w:type="dxa"/>
            <w:tcMar/>
          </w:tcPr>
          <w:p w:rsidRPr="009C5460" w:rsidR="00AD1F30" w:rsidP="00251B41" w:rsidRDefault="008921B1" w14:paraId="3A4A7796" w14:textId="37D8EA5B">
            <w:pPr>
              <w:rPr>
                <w:sz w:val="22"/>
                <w:szCs w:val="22"/>
              </w:rPr>
            </w:pPr>
            <w:r w:rsidRPr="009C5460">
              <w:rPr>
                <w:sz w:val="22"/>
                <w:szCs w:val="22"/>
              </w:rPr>
              <w:t>Discretionary</w:t>
            </w:r>
          </w:p>
        </w:tc>
        <w:tc>
          <w:tcPr>
            <w:tcW w:w="6840" w:type="dxa"/>
            <w:tcMar/>
          </w:tcPr>
          <w:p w:rsidRPr="009C5460" w:rsidR="00AD1F30" w:rsidP="00251B41" w:rsidRDefault="00513E75" w14:paraId="56A00909"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 xml:space="preserve">Sodium added </w:t>
            </w:r>
            <w:r w:rsidRPr="009C5460" w:rsidR="00155203">
              <w:rPr>
                <w:sz w:val="22"/>
                <w:szCs w:val="22"/>
              </w:rPr>
              <w:t xml:space="preserve">in the form of table salt (i.e. table salt and MSG) during cooking or at the table. </w:t>
            </w:r>
          </w:p>
          <w:p w:rsidRPr="009C5460" w:rsidR="00CF6F12" w:rsidP="00251B41" w:rsidRDefault="00CF6F12" w14:paraId="6AC74AF9" w14:textId="77777777">
            <w:pPr>
              <w:cnfStyle w:val="000000100000" w:firstRow="0" w:lastRow="0" w:firstColumn="0" w:lastColumn="0" w:oddVBand="0" w:evenVBand="0" w:oddHBand="1" w:evenHBand="0" w:firstRowFirstColumn="0" w:firstRowLastColumn="0" w:lastRowFirstColumn="0" w:lastRowLastColumn="0"/>
              <w:rPr>
                <w:sz w:val="22"/>
                <w:szCs w:val="22"/>
              </w:rPr>
            </w:pPr>
          </w:p>
          <w:p w:rsidRPr="009C5460" w:rsidR="00CF6F12" w:rsidP="00251B41" w:rsidRDefault="00CF6F12" w14:paraId="55DA7ACD" w14:textId="43F583B1">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This does not include discretionary sodium in food prepared outside the home</w:t>
            </w:r>
            <w:r w:rsidRPr="009C5460" w:rsidR="004318AB">
              <w:rPr>
                <w:sz w:val="22"/>
                <w:szCs w:val="22"/>
              </w:rPr>
              <w:t>.</w:t>
            </w:r>
          </w:p>
        </w:tc>
        <w:tc>
          <w:tcPr>
            <w:tcW w:w="3955" w:type="dxa"/>
            <w:tcMar/>
          </w:tcPr>
          <w:p w:rsidRPr="009C5460" w:rsidR="00AD1F30" w:rsidP="00251B41" w:rsidRDefault="001163C9" w14:paraId="39A5E4FD" w14:textId="640D671E">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Used data from studies or proxy countries</w:t>
            </w:r>
            <w:r w:rsidRPr="009C5460" w:rsidR="001C6412">
              <w:rPr>
                <w:sz w:val="22"/>
                <w:szCs w:val="22"/>
              </w:rPr>
              <w:t xml:space="preserve">. </w:t>
            </w:r>
            <w:r w:rsidRPr="009C5460" w:rsidR="00E62F4F">
              <w:rPr>
                <w:sz w:val="22"/>
                <w:szCs w:val="22"/>
              </w:rPr>
              <w:t xml:space="preserve">Studies often did not include a proportion for sodium outside the home and sodium inherent in foods, so holding those values fixed, study data was scaled down proportionally </w:t>
            </w:r>
          </w:p>
        </w:tc>
      </w:tr>
      <w:tr w:rsidRPr="009C5460" w:rsidR="00DC3745" w:rsidTr="09210A35" w14:paraId="19936D3A" w14:textId="77777777">
        <w:tc>
          <w:tcPr>
            <w:tcW w:w="2155" w:type="dxa"/>
            <w:tcMar/>
          </w:tcPr>
          <w:p w:rsidRPr="009C5460" w:rsidR="00DC3745" w:rsidP="00DC3745" w:rsidRDefault="00DC3745" w14:paraId="5ACD98B3" w14:textId="352E1C1A">
            <w:pPr>
              <w:rPr>
                <w:sz w:val="22"/>
                <w:szCs w:val="22"/>
              </w:rPr>
            </w:pPr>
            <w:r w:rsidRPr="009C5460">
              <w:rPr>
                <w:sz w:val="22"/>
                <w:szCs w:val="22"/>
              </w:rPr>
              <w:t>Packaged food</w:t>
            </w:r>
          </w:p>
        </w:tc>
        <w:tc>
          <w:tcPr>
            <w:cnfStyle w:val="000000000000" w:firstRow="0" w:lastRow="0" w:firstColumn="0" w:lastColumn="0" w:oddVBand="0" w:evenVBand="0" w:oddHBand="0" w:evenHBand="0" w:firstRowFirstColumn="0" w:firstRowLastColumn="0" w:lastRowFirstColumn="0" w:lastRowLastColumn="0"/>
            <w:tcW w:w="6840" w:type="dxa"/>
            <w:tcMar/>
          </w:tcPr>
          <w:p w:rsidRPr="009C5460" w:rsidR="00DC3745" w:rsidP="00DC3745" w:rsidRDefault="00DC3745" w14:paraId="52196E10" w14:textId="47470C54">
            <w:pPr>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Sodium from foods that could be subject to a packaged food policy, such as FOPL or salt targets. This includes bouillon, packaged condiments, and other salty seasonings.</w:t>
            </w:r>
          </w:p>
          <w:p w:rsidRPr="009C5460" w:rsidR="00DC3745" w:rsidP="00DC3745" w:rsidRDefault="00DC3745" w14:paraId="7F936C38" w14:textId="77777777">
            <w:pPr>
              <w:cnfStyle w:val="000000000000" w:firstRow="0" w:lastRow="0" w:firstColumn="0" w:lastColumn="0" w:oddVBand="0" w:evenVBand="0" w:oddHBand="0" w:evenHBand="0" w:firstRowFirstColumn="0" w:firstRowLastColumn="0" w:lastRowFirstColumn="0" w:lastRowLastColumn="0"/>
              <w:rPr>
                <w:sz w:val="22"/>
                <w:szCs w:val="22"/>
              </w:rPr>
            </w:pPr>
          </w:p>
          <w:p w:rsidRPr="009C5460" w:rsidR="00DC3745" w:rsidP="00DC3745" w:rsidRDefault="00DC3745" w14:paraId="1C6802FD" w14:textId="2C21718E">
            <w:pPr>
              <w:cnfStyle w:val="000000000000" w:firstRow="0" w:lastRow="0" w:firstColumn="0" w:lastColumn="0" w:oddVBand="0" w:evenVBand="0" w:oddHBand="0" w:evenHBand="0" w:firstRowFirstColumn="0" w:firstRowLastColumn="0" w:lastRowFirstColumn="0" w:lastRowLastColumn="0"/>
              <w:rPr>
                <w:sz w:val="22"/>
                <w:szCs w:val="22"/>
              </w:rPr>
            </w:pPr>
            <w:r w:rsidRPr="09210A35" w:rsidR="1FE6407B">
              <w:rPr>
                <w:sz w:val="22"/>
                <w:szCs w:val="22"/>
              </w:rPr>
              <w:t xml:space="preserve">This does not include </w:t>
            </w:r>
            <w:r w:rsidRPr="09210A35" w:rsidR="7742831F">
              <w:rPr>
                <w:sz w:val="22"/>
                <w:szCs w:val="22"/>
              </w:rPr>
              <w:t xml:space="preserve">packaged </w:t>
            </w:r>
            <w:r w:rsidRPr="09210A35" w:rsidR="1FE6407B">
              <w:rPr>
                <w:sz w:val="22"/>
                <w:szCs w:val="22"/>
              </w:rPr>
              <w:t>condiment</w:t>
            </w:r>
            <w:r w:rsidRPr="09210A35" w:rsidR="3B3A56E2">
              <w:rPr>
                <w:sz w:val="22"/>
                <w:szCs w:val="22"/>
              </w:rPr>
              <w:t xml:space="preserve">s, seasonings, </w:t>
            </w:r>
            <w:r w:rsidRPr="09210A35" w:rsidR="0072FA02">
              <w:rPr>
                <w:sz w:val="22"/>
                <w:szCs w:val="22"/>
              </w:rPr>
              <w:t>or other packaged/</w:t>
            </w:r>
            <w:r w:rsidRPr="09210A35" w:rsidR="0072FA02">
              <w:rPr>
                <w:sz w:val="22"/>
                <w:szCs w:val="22"/>
              </w:rPr>
              <w:t>processe</w:t>
            </w:r>
            <w:r w:rsidRPr="09210A35" w:rsidR="0072FA02">
              <w:rPr>
                <w:sz w:val="22"/>
                <w:szCs w:val="22"/>
              </w:rPr>
              <w:t>d foods</w:t>
            </w:r>
            <w:r w:rsidRPr="09210A35" w:rsidR="0072FA02">
              <w:rPr>
                <w:sz w:val="22"/>
                <w:szCs w:val="22"/>
              </w:rPr>
              <w:t xml:space="preserve"> </w:t>
            </w:r>
            <w:r w:rsidRPr="09210A35" w:rsidR="1FE6407B">
              <w:rPr>
                <w:sz w:val="22"/>
                <w:szCs w:val="22"/>
              </w:rPr>
              <w:t>used in the preparation of foods outside the home.</w:t>
            </w:r>
          </w:p>
        </w:tc>
        <w:tc>
          <w:tcPr>
            <w:tcW w:w="3955" w:type="dxa"/>
            <w:tcMar/>
          </w:tcPr>
          <w:p w:rsidRPr="009C5460" w:rsidR="00DC3745" w:rsidP="00DC3745" w:rsidRDefault="00DC3745" w14:paraId="5D477654" w14:textId="70902DBD">
            <w:pPr>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 xml:space="preserve">Used data from studies or proxy countries. Studies often did not include a proportion for sodium outside the home and sodium inherent in foods, so holding those values fixed, study data was scaled down proportionally </w:t>
            </w:r>
          </w:p>
        </w:tc>
      </w:tr>
      <w:tr w:rsidRPr="009C5460" w:rsidR="00DC3745" w:rsidTr="09210A35" w14:paraId="71D88004" w14:textId="77777777">
        <w:trPr>
          <w:cnfStyle w:val="000000100000" w:firstRow="0" w:lastRow="0" w:firstColumn="0" w:lastColumn="0" w:oddVBand="0" w:evenVBand="0" w:oddHBand="1" w:evenHBand="0" w:firstRowFirstColumn="0" w:firstRowLastColumn="0" w:lastRowFirstColumn="0" w:lastRowLastColumn="0"/>
        </w:trPr>
        <w:tc>
          <w:tcPr>
            <w:tcW w:w="2155" w:type="dxa"/>
            <w:tcMar/>
          </w:tcPr>
          <w:p w:rsidRPr="009C5460" w:rsidR="00DC3745" w:rsidP="00DC3745" w:rsidRDefault="00DC3745" w14:paraId="47D21573" w14:textId="4B0C60D2">
            <w:pPr>
              <w:rPr>
                <w:sz w:val="22"/>
                <w:szCs w:val="22"/>
              </w:rPr>
            </w:pPr>
            <w:r w:rsidRPr="009C5460">
              <w:rPr>
                <w:sz w:val="22"/>
                <w:szCs w:val="22"/>
              </w:rPr>
              <w:t xml:space="preserve">Restaurant and street food </w:t>
            </w:r>
            <w:r w:rsidRPr="009C5460">
              <w:rPr>
                <w:b w:val="0"/>
                <w:bCs w:val="0"/>
                <w:sz w:val="22"/>
                <w:szCs w:val="22"/>
              </w:rPr>
              <w:t>(outside the home)</w:t>
            </w:r>
          </w:p>
        </w:tc>
        <w:tc>
          <w:tcPr>
            <w:tcW w:w="6840" w:type="dxa"/>
            <w:tcMar/>
          </w:tcPr>
          <w:p w:rsidRPr="009C5460" w:rsidR="00DC3745" w:rsidP="00DC3745" w:rsidRDefault="00DC3745" w14:paraId="155F8DA9"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 xml:space="preserve">Sodium from foods consumed outside the home, not including public food procurement. </w:t>
            </w:r>
          </w:p>
          <w:p w:rsidRPr="009C5460" w:rsidR="00DC3745" w:rsidP="00DC3745" w:rsidRDefault="00DC3745" w14:paraId="2454506D" w14:textId="77777777">
            <w:pPr>
              <w:cnfStyle w:val="000000100000" w:firstRow="0" w:lastRow="0" w:firstColumn="0" w:lastColumn="0" w:oddVBand="0" w:evenVBand="0" w:oddHBand="1" w:evenHBand="0" w:firstRowFirstColumn="0" w:firstRowLastColumn="0" w:lastRowFirstColumn="0" w:lastRowLastColumn="0"/>
              <w:rPr>
                <w:sz w:val="22"/>
                <w:szCs w:val="22"/>
              </w:rPr>
            </w:pPr>
          </w:p>
          <w:p w:rsidRPr="009C5460" w:rsidR="00DC3745" w:rsidP="00DC3745" w:rsidRDefault="00DC3745" w14:paraId="618DAC46" w14:textId="0DCA48B7">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Sodium consumed in these settings could be added directly to the food or be from packaged foods used in the preparation of food.</w:t>
            </w:r>
          </w:p>
        </w:tc>
        <w:tc>
          <w:tcPr>
            <w:tcW w:w="3955" w:type="dxa"/>
            <w:tcMar/>
          </w:tcPr>
          <w:p w:rsidRPr="009C5460" w:rsidR="00DC3745" w:rsidP="00DC3745" w:rsidRDefault="00DC3745" w14:paraId="1316EEEC" w14:textId="4315AB28">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 xml:space="preserve"> </w:t>
            </w:r>
            <w:r>
              <w:rPr>
                <w:sz w:val="22"/>
                <w:szCs w:val="22"/>
              </w:rPr>
              <w:t xml:space="preserve">Used data from studies when available. When not available, assumed to be 5–10%, depending on region. </w:t>
            </w:r>
          </w:p>
        </w:tc>
      </w:tr>
      <w:tr w:rsidRPr="009C5460" w:rsidR="00DC3745" w:rsidTr="09210A35" w14:paraId="45F0A85C" w14:textId="77777777">
        <w:tc>
          <w:tcPr>
            <w:tcW w:w="2155" w:type="dxa"/>
            <w:tcMar/>
          </w:tcPr>
          <w:p w:rsidRPr="009C5460" w:rsidR="00DC3745" w:rsidP="00DC3745" w:rsidRDefault="00DC3745" w14:paraId="3FA3DA01" w14:textId="77777777">
            <w:pPr>
              <w:rPr>
                <w:sz w:val="22"/>
                <w:szCs w:val="22"/>
              </w:rPr>
            </w:pPr>
            <w:r w:rsidRPr="009C5460">
              <w:rPr>
                <w:sz w:val="22"/>
                <w:szCs w:val="22"/>
              </w:rPr>
              <w:t>Public food procurement</w:t>
            </w:r>
          </w:p>
          <w:p w:rsidRPr="009C5460" w:rsidR="00DC3745" w:rsidP="00DC3745" w:rsidRDefault="00DC3745" w14:paraId="19B400B5" w14:textId="34555885">
            <w:pPr>
              <w:rPr>
                <w:b w:val="0"/>
                <w:bCs w:val="0"/>
                <w:sz w:val="22"/>
                <w:szCs w:val="22"/>
              </w:rPr>
            </w:pPr>
            <w:r w:rsidRPr="009C5460">
              <w:rPr>
                <w:b w:val="0"/>
                <w:bCs w:val="0"/>
                <w:sz w:val="22"/>
                <w:szCs w:val="22"/>
              </w:rPr>
              <w:t xml:space="preserve">(outside the home) </w:t>
            </w:r>
          </w:p>
        </w:tc>
        <w:tc>
          <w:tcPr>
            <w:tcW w:w="6840" w:type="dxa"/>
            <w:tcMar/>
          </w:tcPr>
          <w:p w:rsidRPr="009C5460" w:rsidR="00DC3745" w:rsidP="00DC3745" w:rsidRDefault="00DC3745" w14:paraId="3B00AAE2"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Sodium in foods consumed at public institutions where what is served is subject to public food procurement standards (i.e. schools, prisons, military, some hospitals).</w:t>
            </w:r>
          </w:p>
          <w:p w:rsidRPr="009C5460" w:rsidR="00DC3745" w:rsidP="00DC3745" w:rsidRDefault="00DC3745" w14:paraId="1035B16B" w14:textId="77777777">
            <w:pPr>
              <w:cnfStyle w:val="000000000000" w:firstRow="0" w:lastRow="0" w:firstColumn="0" w:lastColumn="0" w:oddVBand="0" w:evenVBand="0" w:oddHBand="0" w:evenHBand="0" w:firstRowFirstColumn="0" w:firstRowLastColumn="0" w:lastRowFirstColumn="0" w:lastRowLastColumn="0"/>
              <w:rPr>
                <w:sz w:val="22"/>
                <w:szCs w:val="22"/>
              </w:rPr>
            </w:pPr>
          </w:p>
          <w:p w:rsidRPr="009C5460" w:rsidR="00DC3745" w:rsidP="00DC3745" w:rsidRDefault="00DC3745" w14:paraId="298BDEC5" w14:textId="23A8724D">
            <w:pPr>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 xml:space="preserve"> Sodium consumed in these settings could be added directly to the food or be from packaged foods used in the preparation of food.</w:t>
            </w:r>
          </w:p>
        </w:tc>
        <w:tc>
          <w:tcPr>
            <w:tcW w:w="3955" w:type="dxa"/>
            <w:tcMar/>
          </w:tcPr>
          <w:p w:rsidRPr="009C5460" w:rsidR="00DC3745" w:rsidP="00DC3745" w:rsidRDefault="00DC3745" w14:paraId="75EDFC30" w14:textId="71CC9A60">
            <w:pPr>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5% in all countries</w:t>
            </w:r>
          </w:p>
        </w:tc>
      </w:tr>
      <w:tr w:rsidRPr="009C5460" w:rsidR="00DC3745" w:rsidTr="09210A35" w14:paraId="55ABC556" w14:textId="77777777">
        <w:trPr>
          <w:cnfStyle w:val="000000100000" w:firstRow="0" w:lastRow="0" w:firstColumn="0" w:lastColumn="0" w:oddVBand="0" w:evenVBand="0" w:oddHBand="1" w:evenHBand="0" w:firstRowFirstColumn="0" w:firstRowLastColumn="0" w:lastRowFirstColumn="0" w:lastRowLastColumn="0"/>
        </w:trPr>
        <w:tc>
          <w:tcPr>
            <w:tcW w:w="2155" w:type="dxa"/>
            <w:tcMar/>
          </w:tcPr>
          <w:p w:rsidRPr="009C5460" w:rsidR="00DC3745" w:rsidP="00DC3745" w:rsidRDefault="00DC3745" w14:paraId="1BC86235" w14:textId="452FEC1A">
            <w:pPr>
              <w:rPr>
                <w:sz w:val="22"/>
                <w:szCs w:val="22"/>
              </w:rPr>
            </w:pPr>
            <w:r w:rsidRPr="009C5460">
              <w:rPr>
                <w:sz w:val="22"/>
                <w:szCs w:val="22"/>
              </w:rPr>
              <w:t>Inherent in food</w:t>
            </w:r>
          </w:p>
        </w:tc>
        <w:tc>
          <w:tcPr>
            <w:tcW w:w="6840" w:type="dxa"/>
            <w:tcMar/>
          </w:tcPr>
          <w:p w:rsidRPr="009C5460" w:rsidR="00DC3745" w:rsidP="00DC3745" w:rsidRDefault="00DC3745" w14:paraId="716C59B3" w14:textId="22B4341F">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Sodium that is naturally present in whole foods</w:t>
            </w:r>
          </w:p>
        </w:tc>
        <w:tc>
          <w:tcPr>
            <w:tcW w:w="3955" w:type="dxa"/>
            <w:tcMar/>
          </w:tcPr>
          <w:p w:rsidRPr="009C5460" w:rsidR="00DC3745" w:rsidP="00DC3745" w:rsidRDefault="00DC3745" w14:paraId="64BA2F0C" w14:textId="0D5E5CFC">
            <w:pPr>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10% in all countries</w:t>
            </w:r>
          </w:p>
        </w:tc>
      </w:tr>
      <w:tr w:rsidRPr="009C5460" w:rsidR="00DC3745" w:rsidTr="09210A35" w14:paraId="5A28BAA4" w14:textId="77777777">
        <w:tc>
          <w:tcPr>
            <w:tcW w:w="2155" w:type="dxa"/>
            <w:tcMar/>
          </w:tcPr>
          <w:p w:rsidRPr="009C5460" w:rsidR="00DC3745" w:rsidP="00DC3745" w:rsidRDefault="00DC3745" w14:paraId="758BE6F4" w14:textId="77198CD8">
            <w:pPr>
              <w:rPr>
                <w:sz w:val="22"/>
                <w:szCs w:val="22"/>
              </w:rPr>
            </w:pPr>
            <w:r w:rsidRPr="009C5460">
              <w:rPr>
                <w:sz w:val="22"/>
                <w:szCs w:val="22"/>
              </w:rPr>
              <w:t>Total sodium intake</w:t>
            </w:r>
          </w:p>
        </w:tc>
        <w:tc>
          <w:tcPr>
            <w:tcW w:w="10795" w:type="dxa"/>
            <w:gridSpan w:val="2"/>
            <w:tcMar/>
          </w:tcPr>
          <w:p w:rsidRPr="009C5460" w:rsidR="00DC3745" w:rsidP="00DC3745" w:rsidRDefault="00DC3745" w14:paraId="02E9B09A" w14:textId="0F1DF40E">
            <w:pPr>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The sum of the above sources is equal to 100%</w:t>
            </w:r>
          </w:p>
        </w:tc>
      </w:tr>
    </w:tbl>
    <w:p w:rsidRPr="00251B41" w:rsidR="00251B41" w:rsidP="00251B41" w:rsidRDefault="00251B41" w14:paraId="1E7E2DBE" w14:textId="77777777"/>
    <w:p w:rsidRPr="00FB7F4E" w:rsidR="00FB7F4E" w:rsidP="00FB7F4E" w:rsidRDefault="00DC3745" w14:paraId="1B05BA65" w14:textId="7C55086A">
      <w:pPr>
        <w:pStyle w:val="Heading3"/>
      </w:pPr>
      <w:bookmarkStart w:name="_Toc233374332" w:id="17"/>
      <w:r>
        <w:t>Summary table of sources</w:t>
      </w:r>
      <w:bookmarkEnd w:id="17"/>
    </w:p>
    <w:tbl>
      <w:tblPr>
        <w:tblStyle w:val="GridTable4-Accent1"/>
        <w:tblpPr w:leftFromText="180" w:rightFromText="180" w:horzAnchor="margin" w:tblpY="532"/>
        <w:tblW w:w="0" w:type="auto"/>
        <w:tblLook w:val="04A0" w:firstRow="1" w:lastRow="0" w:firstColumn="1" w:lastColumn="0" w:noHBand="0" w:noVBand="1"/>
      </w:tblPr>
      <w:tblGrid>
        <w:gridCol w:w="1363"/>
        <w:gridCol w:w="2893"/>
        <w:gridCol w:w="1431"/>
        <w:gridCol w:w="1512"/>
        <w:gridCol w:w="1220"/>
        <w:gridCol w:w="1940"/>
        <w:gridCol w:w="1496"/>
        <w:gridCol w:w="1095"/>
      </w:tblGrid>
      <w:tr w:rsidRPr="009C5460" w:rsidR="00FB7F4E" w:rsidTr="09210A35" w14:paraId="5D2D20D3" w14:textId="77777777">
        <w:trPr>
          <w:cnfStyle w:val="100000000000" w:firstRow="1" w:lastRow="0" w:firstColumn="0" w:lastColumn="0" w:oddVBand="0" w:evenVBand="0" w:oddHBand="0" w:evenHBand="0" w:firstRowFirstColumn="0" w:firstRowLastColumn="0" w:lastRowFirstColumn="0" w:lastRowLastColumn="0"/>
        </w:trPr>
        <w:tc>
          <w:tcPr>
            <w:tcW w:w="1393" w:type="dxa"/>
            <w:tcMar/>
          </w:tcPr>
          <w:p w:rsidRPr="009C5460" w:rsidR="00FB7F4E" w:rsidP="00EA7917" w:rsidRDefault="00FB7F4E" w14:paraId="32D01D0E" w14:textId="77777777">
            <w:pPr>
              <w:pStyle w:val="NoSpacing"/>
              <w:rPr>
                <w:b w:val="0"/>
                <w:bCs w:val="0"/>
                <w:sz w:val="22"/>
                <w:szCs w:val="22"/>
              </w:rPr>
            </w:pPr>
            <w:r w:rsidRPr="009C5460">
              <w:rPr>
                <w:sz w:val="22"/>
                <w:szCs w:val="22"/>
              </w:rPr>
              <w:t>Country</w:t>
            </w:r>
          </w:p>
        </w:tc>
        <w:tc>
          <w:tcPr>
            <w:tcW w:w="3305" w:type="dxa"/>
            <w:tcMar/>
          </w:tcPr>
          <w:p w:rsidRPr="009C5460" w:rsidR="00FB7F4E" w:rsidP="00EA7917" w:rsidRDefault="00FB7F4E" w14:paraId="74F76E36" w14:textId="77777777">
            <w:pPr>
              <w:pStyle w:val="NoSpacing"/>
              <w:cnfStyle w:val="100000000000" w:firstRow="1" w:lastRow="0" w:firstColumn="0" w:lastColumn="0" w:oddVBand="0" w:evenVBand="0" w:oddHBand="0" w:evenHBand="0" w:firstRowFirstColumn="0" w:firstRowLastColumn="0" w:lastRowFirstColumn="0" w:lastRowLastColumn="0"/>
              <w:rPr>
                <w:b w:val="0"/>
                <w:bCs w:val="0"/>
                <w:sz w:val="22"/>
                <w:szCs w:val="22"/>
              </w:rPr>
            </w:pPr>
            <w:r w:rsidRPr="009C5460">
              <w:rPr>
                <w:sz w:val="22"/>
                <w:szCs w:val="22"/>
              </w:rPr>
              <w:t>Notes</w:t>
            </w:r>
          </w:p>
        </w:tc>
        <w:tc>
          <w:tcPr>
            <w:tcW w:w="1503" w:type="dxa"/>
            <w:tcMar/>
          </w:tcPr>
          <w:p w:rsidRPr="009C5460" w:rsidR="00FB7F4E" w:rsidP="00EA7917" w:rsidRDefault="00FB7F4E" w14:paraId="534BFC6F" w14:textId="77777777">
            <w:pPr>
              <w:pStyle w:val="NoSpacing"/>
              <w:cnfStyle w:val="100000000000" w:firstRow="1" w:lastRow="0" w:firstColumn="0" w:lastColumn="0" w:oddVBand="0" w:evenVBand="0" w:oddHBand="0" w:evenHBand="0" w:firstRowFirstColumn="0" w:firstRowLastColumn="0" w:lastRowFirstColumn="0" w:lastRowLastColumn="0"/>
              <w:rPr>
                <w:b w:val="0"/>
                <w:bCs w:val="0"/>
                <w:sz w:val="22"/>
                <w:szCs w:val="22"/>
              </w:rPr>
            </w:pPr>
            <w:r w:rsidRPr="009C5460">
              <w:rPr>
                <w:sz w:val="22"/>
                <w:szCs w:val="22"/>
              </w:rPr>
              <w:t>Year of data</w:t>
            </w:r>
          </w:p>
        </w:tc>
        <w:tc>
          <w:tcPr>
            <w:tcW w:w="1543" w:type="dxa"/>
            <w:tcMar/>
          </w:tcPr>
          <w:p w:rsidRPr="009C5460" w:rsidR="00FB7F4E" w:rsidP="00EA7917" w:rsidRDefault="00FB7F4E" w14:paraId="2520210B" w14:textId="77777777">
            <w:pPr>
              <w:pStyle w:val="NoSpacing"/>
              <w:cnfStyle w:val="100000000000" w:firstRow="1" w:lastRow="0" w:firstColumn="0" w:lastColumn="0" w:oddVBand="0" w:evenVBand="0" w:oddHBand="0" w:evenHBand="0" w:firstRowFirstColumn="0" w:firstRowLastColumn="0" w:lastRowFirstColumn="0" w:lastRowLastColumn="0"/>
              <w:rPr>
                <w:b w:val="0"/>
                <w:bCs w:val="0"/>
                <w:sz w:val="22"/>
                <w:szCs w:val="22"/>
              </w:rPr>
            </w:pPr>
            <w:r w:rsidRPr="009C5460">
              <w:rPr>
                <w:sz w:val="22"/>
                <w:szCs w:val="22"/>
              </w:rPr>
              <w:t>% discretionary</w:t>
            </w:r>
          </w:p>
        </w:tc>
        <w:tc>
          <w:tcPr>
            <w:tcW w:w="1264" w:type="dxa"/>
            <w:tcMar/>
          </w:tcPr>
          <w:p w:rsidRPr="009C5460" w:rsidR="00FB7F4E" w:rsidP="00EA7917" w:rsidRDefault="00FB7F4E" w14:paraId="5CA059FE" w14:textId="77777777">
            <w:pPr>
              <w:pStyle w:val="NoSpacing"/>
              <w:cnfStyle w:val="100000000000" w:firstRow="1" w:lastRow="0" w:firstColumn="0" w:lastColumn="0" w:oddVBand="0" w:evenVBand="0" w:oddHBand="0" w:evenHBand="0" w:firstRowFirstColumn="0" w:firstRowLastColumn="0" w:lastRowFirstColumn="0" w:lastRowLastColumn="0"/>
              <w:rPr>
                <w:b w:val="0"/>
                <w:bCs w:val="0"/>
                <w:sz w:val="22"/>
                <w:szCs w:val="22"/>
              </w:rPr>
            </w:pPr>
            <w:r w:rsidRPr="009C5460">
              <w:rPr>
                <w:sz w:val="22"/>
                <w:szCs w:val="22"/>
              </w:rPr>
              <w:t>% packaged food</w:t>
            </w:r>
          </w:p>
        </w:tc>
        <w:tc>
          <w:tcPr>
            <w:tcW w:w="1294" w:type="dxa"/>
            <w:tcMar/>
          </w:tcPr>
          <w:p w:rsidRPr="009C5460" w:rsidR="00FB7F4E" w:rsidP="00EA7917" w:rsidRDefault="00FB7F4E" w14:paraId="0EA94B8E" w14:textId="64CE852B">
            <w:pPr>
              <w:pStyle w:val="NoSpacing"/>
              <w:cnfStyle w:val="100000000000" w:firstRow="1" w:lastRow="0" w:firstColumn="0" w:lastColumn="0" w:oddVBand="0" w:evenVBand="0" w:oddHBand="0" w:evenHBand="0" w:firstRowFirstColumn="0" w:firstRowLastColumn="0" w:lastRowFirstColumn="0" w:lastRowLastColumn="0"/>
              <w:rPr>
                <w:sz w:val="22"/>
                <w:szCs w:val="22"/>
              </w:rPr>
            </w:pPr>
            <w:r w:rsidRPr="009C5460">
              <w:rPr>
                <w:sz w:val="22"/>
                <w:szCs w:val="22"/>
              </w:rPr>
              <w:t>%</w:t>
            </w:r>
            <w:r w:rsidRPr="009C5460" w:rsidR="004C5730">
              <w:rPr>
                <w:sz w:val="22"/>
                <w:szCs w:val="22"/>
              </w:rPr>
              <w:t xml:space="preserve"> </w:t>
            </w:r>
            <w:r w:rsidRPr="009C5460">
              <w:rPr>
                <w:sz w:val="22"/>
                <w:szCs w:val="22"/>
              </w:rPr>
              <w:t>restaurant and street food</w:t>
            </w:r>
          </w:p>
        </w:tc>
        <w:tc>
          <w:tcPr>
            <w:tcW w:w="1523" w:type="dxa"/>
            <w:tcMar/>
          </w:tcPr>
          <w:p w:rsidRPr="009C5460" w:rsidR="00FB7F4E" w:rsidP="00EA7917" w:rsidRDefault="00FB7F4E" w14:paraId="0FC437BE" w14:textId="77777777">
            <w:pPr>
              <w:pStyle w:val="NoSpacing"/>
              <w:cnfStyle w:val="100000000000" w:firstRow="1" w:lastRow="0" w:firstColumn="0" w:lastColumn="0" w:oddVBand="0" w:evenVBand="0" w:oddHBand="0" w:evenHBand="0" w:firstRowFirstColumn="0" w:firstRowLastColumn="0" w:lastRowFirstColumn="0" w:lastRowLastColumn="0"/>
              <w:rPr>
                <w:b w:val="0"/>
                <w:bCs w:val="0"/>
                <w:sz w:val="22"/>
                <w:szCs w:val="22"/>
              </w:rPr>
            </w:pPr>
            <w:r w:rsidRPr="009C5460">
              <w:rPr>
                <w:sz w:val="22"/>
                <w:szCs w:val="22"/>
              </w:rPr>
              <w:t>% public food procurement</w:t>
            </w:r>
          </w:p>
        </w:tc>
        <w:tc>
          <w:tcPr>
            <w:tcW w:w="1125" w:type="dxa"/>
            <w:tcMar/>
          </w:tcPr>
          <w:p w:rsidRPr="009C5460" w:rsidR="00FB7F4E" w:rsidP="00EA7917" w:rsidRDefault="00FB7F4E" w14:paraId="759B2D7E" w14:textId="77777777">
            <w:pPr>
              <w:pStyle w:val="NoSpacing"/>
              <w:cnfStyle w:val="100000000000" w:firstRow="1" w:lastRow="0" w:firstColumn="0" w:lastColumn="0" w:oddVBand="0" w:evenVBand="0" w:oddHBand="0" w:evenHBand="0" w:firstRowFirstColumn="0" w:firstRowLastColumn="0" w:lastRowFirstColumn="0" w:lastRowLastColumn="0"/>
              <w:rPr>
                <w:b w:val="0"/>
                <w:bCs w:val="0"/>
                <w:sz w:val="22"/>
                <w:szCs w:val="22"/>
              </w:rPr>
            </w:pPr>
            <w:r w:rsidRPr="009C5460">
              <w:rPr>
                <w:sz w:val="22"/>
                <w:szCs w:val="22"/>
              </w:rPr>
              <w:t>% inherent in foods</w:t>
            </w:r>
          </w:p>
        </w:tc>
      </w:tr>
      <w:tr w:rsidRPr="009C5460" w:rsidR="00B5791F" w:rsidTr="09210A35" w14:paraId="5C3711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3" w:type="dxa"/>
            <w:tcMar/>
          </w:tcPr>
          <w:p w:rsidRPr="009C5460" w:rsidR="00B5791F" w:rsidP="00B5791F" w:rsidRDefault="00B5791F" w14:paraId="275127A1" w14:textId="77777777">
            <w:pPr>
              <w:pStyle w:val="NoSpacing"/>
              <w:rPr>
                <w:sz w:val="22"/>
                <w:szCs w:val="22"/>
              </w:rPr>
            </w:pPr>
            <w:r w:rsidRPr="09210A35" w:rsidR="6D3E4470">
              <w:rPr>
                <w:sz w:val="22"/>
                <w:szCs w:val="22"/>
              </w:rPr>
              <w:t xml:space="preserve">Vietnam </w:t>
            </w:r>
          </w:p>
        </w:tc>
        <w:tc>
          <w:tcPr>
            <w:tcW w:w="3305" w:type="dxa"/>
            <w:tcMar/>
          </w:tcPr>
          <w:p w:rsidRPr="009C5460" w:rsidR="00B5791F" w:rsidP="00B5791F" w:rsidRDefault="00B5791F" w14:paraId="6F6A1152" w14:textId="79577869">
            <w:pPr>
              <w:pStyle w:val="NoSpacing"/>
              <w:cnfStyle w:val="000000100000" w:firstRow="0" w:lastRow="0" w:firstColumn="0" w:lastColumn="0" w:oddVBand="0" w:evenVBand="0" w:oddHBand="1" w:evenHBand="0" w:firstRowFirstColumn="0" w:firstRowLastColumn="0" w:lastRowFirstColumn="0" w:lastRowLastColumn="0"/>
              <w:rPr>
                <w:sz w:val="22"/>
                <w:szCs w:val="22"/>
              </w:rPr>
            </w:pPr>
          </w:p>
        </w:tc>
        <w:tc>
          <w:tcPr>
            <w:tcW w:w="1503" w:type="dxa"/>
            <w:tcMar/>
          </w:tcPr>
          <w:p w:rsidRPr="009C5460" w:rsidR="00B5791F" w:rsidP="00B5791F" w:rsidRDefault="00B5791F" w14:paraId="53275BB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C5460">
              <w:rPr>
                <w:rFonts w:ascii="Calibri" w:hAnsi="Calibri" w:cs="Calibri"/>
                <w:color w:val="000000"/>
                <w:sz w:val="22"/>
                <w:szCs w:val="22"/>
              </w:rPr>
              <w:t>2005</w:t>
            </w:r>
          </w:p>
        </w:tc>
        <w:tc>
          <w:tcPr>
            <w:tcW w:w="1543" w:type="dxa"/>
            <w:tcMar/>
          </w:tcPr>
          <w:p w:rsidRPr="009C5460" w:rsidR="00B5791F" w:rsidP="00B5791F" w:rsidRDefault="00B5791F" w14:paraId="27F66F19" w14:textId="004445C6">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10.9%</w:t>
            </w:r>
          </w:p>
        </w:tc>
        <w:tc>
          <w:tcPr>
            <w:tcW w:w="1264" w:type="dxa"/>
            <w:tcMar/>
          </w:tcPr>
          <w:p w:rsidRPr="009C5460" w:rsidR="00B5791F" w:rsidP="00B5791F" w:rsidRDefault="00B5791F" w14:paraId="3410CFF9" w14:textId="4831A024">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64.1%</w:t>
            </w:r>
          </w:p>
        </w:tc>
        <w:tc>
          <w:tcPr>
            <w:tcW w:w="1294" w:type="dxa"/>
            <w:tcMar/>
          </w:tcPr>
          <w:p w:rsidRPr="009C5460" w:rsidR="00B5791F" w:rsidP="00B5791F" w:rsidRDefault="00B5791F" w14:paraId="04075EA6"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10.0%</w:t>
            </w:r>
          </w:p>
        </w:tc>
        <w:tc>
          <w:tcPr>
            <w:tcW w:w="1523" w:type="dxa"/>
            <w:tcMar/>
          </w:tcPr>
          <w:p w:rsidRPr="009C5460" w:rsidR="00B5791F" w:rsidP="00B5791F" w:rsidRDefault="00B5791F" w14:paraId="29C6BBF4" w14:textId="77777777">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5.0%</w:t>
            </w:r>
          </w:p>
        </w:tc>
        <w:tc>
          <w:tcPr>
            <w:tcW w:w="1125" w:type="dxa"/>
            <w:tcMar/>
          </w:tcPr>
          <w:p w:rsidRPr="009C5460" w:rsidR="00B5791F" w:rsidP="00B5791F" w:rsidRDefault="00B5791F" w14:paraId="48255B94"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10.0%</w:t>
            </w:r>
          </w:p>
        </w:tc>
      </w:tr>
      <w:tr w:rsidRPr="009C5460" w:rsidR="00FB7F4E" w:rsidTr="09210A35" w14:paraId="3F8D5B67" w14:textId="77777777">
        <w:tc>
          <w:tcPr>
            <w:tcW w:w="1393" w:type="dxa"/>
            <w:tcMar/>
          </w:tcPr>
          <w:p w:rsidRPr="009C5460" w:rsidR="00FB7F4E" w:rsidP="00EA7917" w:rsidRDefault="00FB7F4E" w14:paraId="47B03263" w14:textId="77777777">
            <w:pPr>
              <w:pStyle w:val="NoSpacing"/>
              <w:rPr>
                <w:sz w:val="22"/>
                <w:szCs w:val="22"/>
              </w:rPr>
            </w:pPr>
            <w:r w:rsidRPr="009C5460">
              <w:rPr>
                <w:sz w:val="22"/>
                <w:szCs w:val="22"/>
              </w:rPr>
              <w:t>Philippines</w:t>
            </w:r>
          </w:p>
        </w:tc>
        <w:tc>
          <w:tcPr>
            <w:tcW w:w="3305" w:type="dxa"/>
            <w:tcMar/>
          </w:tcPr>
          <w:p w:rsidRPr="009C5460" w:rsidR="00FB7F4E" w:rsidP="00EA7917" w:rsidRDefault="00FB7F4E" w14:paraId="4D89D8AE"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p>
        </w:tc>
        <w:tc>
          <w:tcPr>
            <w:tcW w:w="1503" w:type="dxa"/>
            <w:tcMar/>
          </w:tcPr>
          <w:p w:rsidRPr="009C5460" w:rsidR="00FB7F4E" w:rsidP="00EA7917" w:rsidRDefault="00FB7F4E" w14:paraId="3C4A6773"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2005 &amp; 2008</w:t>
            </w:r>
          </w:p>
        </w:tc>
        <w:tc>
          <w:tcPr>
            <w:tcW w:w="1543" w:type="dxa"/>
            <w:tcMar/>
          </w:tcPr>
          <w:p w:rsidRPr="009C5460" w:rsidR="00FB7F4E" w:rsidP="00EA7917" w:rsidRDefault="00FB7F4E" w14:paraId="0D6F7142"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b/>
                <w:bCs/>
                <w:color w:val="000000"/>
                <w:sz w:val="22"/>
                <w:szCs w:val="22"/>
              </w:rPr>
              <w:t>32.0%</w:t>
            </w:r>
          </w:p>
        </w:tc>
        <w:tc>
          <w:tcPr>
            <w:tcW w:w="1264" w:type="dxa"/>
            <w:tcMar/>
          </w:tcPr>
          <w:p w:rsidRPr="009C5460" w:rsidR="00FB7F4E" w:rsidP="00EA7917" w:rsidRDefault="00FB7F4E" w14:paraId="0758B996"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Calibri" w:hAnsi="Calibri" w:cs="Calibri"/>
                <w:b/>
                <w:bCs/>
                <w:color w:val="000000"/>
                <w:sz w:val="22"/>
                <w:szCs w:val="22"/>
              </w:rPr>
              <w:t>43.0%</w:t>
            </w:r>
          </w:p>
        </w:tc>
        <w:tc>
          <w:tcPr>
            <w:tcW w:w="1294" w:type="dxa"/>
            <w:tcMar/>
          </w:tcPr>
          <w:p w:rsidRPr="009C5460" w:rsidR="00FB7F4E" w:rsidP="00EA7917" w:rsidRDefault="00FB7F4E" w14:paraId="71D46357"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color w:val="000000"/>
                <w:sz w:val="22"/>
                <w:szCs w:val="22"/>
              </w:rPr>
              <w:t>10.0%</w:t>
            </w:r>
          </w:p>
        </w:tc>
        <w:tc>
          <w:tcPr>
            <w:tcW w:w="1523" w:type="dxa"/>
            <w:tcMar/>
          </w:tcPr>
          <w:p w:rsidRPr="009C5460" w:rsidR="00FB7F4E" w:rsidP="00EA7917" w:rsidRDefault="00FB7F4E" w14:paraId="7BF3F51E" w14:textId="77777777">
            <w:pPr>
              <w:pStyle w:val="NoSpacing"/>
              <w:cnfStyle w:val="000000000000" w:firstRow="0" w:lastRow="0" w:firstColumn="0" w:lastColumn="0" w:oddVBand="0" w:evenVBand="0" w:oddHBand="0" w:evenHBand="0" w:firstRowFirstColumn="0" w:firstRowLastColumn="0" w:lastRowFirstColumn="0" w:lastRowLastColumn="0"/>
              <w:rPr>
                <w:b/>
                <w:bCs/>
                <w:sz w:val="22"/>
                <w:szCs w:val="22"/>
              </w:rPr>
            </w:pPr>
            <w:r w:rsidRPr="009C5460">
              <w:rPr>
                <w:rFonts w:ascii="Calibri" w:hAnsi="Calibri" w:cs="Calibri"/>
                <w:b/>
                <w:bCs/>
                <w:color w:val="000000"/>
                <w:sz w:val="22"/>
                <w:szCs w:val="22"/>
              </w:rPr>
              <w:t>5.0%</w:t>
            </w:r>
          </w:p>
        </w:tc>
        <w:tc>
          <w:tcPr>
            <w:tcW w:w="1125" w:type="dxa"/>
            <w:tcMar/>
          </w:tcPr>
          <w:p w:rsidRPr="009C5460" w:rsidR="00FB7F4E" w:rsidP="00EA7917" w:rsidRDefault="00FB7F4E" w14:paraId="590F6B1F"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Calibri" w:hAnsi="Calibri" w:cs="Calibri"/>
                <w:color w:val="000000"/>
                <w:sz w:val="22"/>
                <w:szCs w:val="22"/>
              </w:rPr>
              <w:t>10.0%</w:t>
            </w:r>
          </w:p>
        </w:tc>
      </w:tr>
      <w:tr w:rsidRPr="009C5460" w:rsidR="00647B73" w:rsidTr="09210A35" w14:paraId="03B9F643" w14:textId="77777777">
        <w:trPr>
          <w:cnfStyle w:val="000000100000" w:firstRow="0" w:lastRow="0" w:firstColumn="0" w:lastColumn="0" w:oddVBand="0" w:evenVBand="0" w:oddHBand="1" w:evenHBand="0" w:firstRowFirstColumn="0" w:firstRowLastColumn="0" w:lastRowFirstColumn="0" w:lastRowLastColumn="0"/>
        </w:trPr>
        <w:tc>
          <w:tcPr>
            <w:tcW w:w="1393" w:type="dxa"/>
            <w:tcMar/>
          </w:tcPr>
          <w:p w:rsidRPr="009C5460" w:rsidR="00647B73" w:rsidP="00647B73" w:rsidRDefault="00647B73" w14:paraId="2CF861C6" w14:textId="77777777">
            <w:pPr>
              <w:pStyle w:val="NoSpacing"/>
              <w:rPr>
                <w:sz w:val="22"/>
                <w:szCs w:val="22"/>
              </w:rPr>
            </w:pPr>
            <w:r w:rsidRPr="009C5460">
              <w:rPr>
                <w:sz w:val="22"/>
                <w:szCs w:val="22"/>
              </w:rPr>
              <w:t>Bangladesh</w:t>
            </w:r>
          </w:p>
        </w:tc>
        <w:tc>
          <w:tcPr>
            <w:cnfStyle w:val="000000000000" w:firstRow="0" w:lastRow="0" w:firstColumn="0" w:lastColumn="0" w:oddVBand="0" w:evenVBand="0" w:oddHBand="0" w:evenHBand="0" w:firstRowFirstColumn="0" w:firstRowLastColumn="0" w:lastRowFirstColumn="0" w:lastRowLastColumn="0"/>
            <w:tcW w:w="3305" w:type="dxa"/>
            <w:tcMar/>
          </w:tcPr>
          <w:p w:rsidRPr="009C5460" w:rsidR="00647B73" w:rsidP="00647B73" w:rsidRDefault="00647B73" w14:paraId="1352C009"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9210A35" w:rsidR="0087C63E">
              <w:rPr>
                <w:sz w:val="22"/>
                <w:szCs w:val="22"/>
              </w:rPr>
              <w:t>Use India as a proxy—JHU study only just obtained IRB approval</w:t>
            </w:r>
          </w:p>
          <w:p w:rsidRPr="009C5460" w:rsidR="00585307" w:rsidP="00647B73" w:rsidRDefault="00585307" w14:paraId="085D11B8"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p>
          <w:p w:rsidRPr="009C5460" w:rsidR="00585307" w:rsidP="00647B73" w:rsidRDefault="00585307" w14:paraId="4FCBBD39" w14:textId="68037554">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Could consider looking at Euromonitor data and decreasing packaged food slightly, since Bangladesh has lower UPF consumption compared to India</w:t>
            </w:r>
          </w:p>
        </w:tc>
        <w:tc>
          <w:tcPr>
            <w:tcW w:w="1503" w:type="dxa"/>
            <w:tcMar/>
          </w:tcPr>
          <w:p w:rsidRPr="009C5460" w:rsidR="00647B73" w:rsidP="00647B73" w:rsidRDefault="00647B73" w14:paraId="56271ACF"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2014</w:t>
            </w:r>
          </w:p>
        </w:tc>
        <w:tc>
          <w:tcPr>
            <w:tcW w:w="1543" w:type="dxa"/>
            <w:tcMar/>
          </w:tcPr>
          <w:p w:rsidRPr="009C5460" w:rsidR="00647B73" w:rsidP="00647B73" w:rsidRDefault="00647B73" w14:paraId="353C4EA4" w14:textId="39340B18">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73.8%</w:t>
            </w:r>
          </w:p>
        </w:tc>
        <w:tc>
          <w:tcPr>
            <w:tcW w:w="1264" w:type="dxa"/>
            <w:tcMar/>
          </w:tcPr>
          <w:p w:rsidRPr="009C5460" w:rsidR="00647B73" w:rsidP="00647B73" w:rsidRDefault="00647B73" w14:paraId="65A1C271" w14:textId="3D0F2ECF">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6.2%</w:t>
            </w:r>
          </w:p>
        </w:tc>
        <w:tc>
          <w:tcPr>
            <w:tcW w:w="1294" w:type="dxa"/>
            <w:tcMar/>
          </w:tcPr>
          <w:p w:rsidRPr="009C5460" w:rsidR="00647B73" w:rsidP="00647B73" w:rsidRDefault="00647B73" w14:paraId="09AD533A" w14:textId="75E247D4">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5.0%</w:t>
            </w:r>
          </w:p>
        </w:tc>
        <w:tc>
          <w:tcPr>
            <w:tcW w:w="1523" w:type="dxa"/>
            <w:tcMar/>
          </w:tcPr>
          <w:p w:rsidRPr="009C5460" w:rsidR="00647B73" w:rsidP="00647B73" w:rsidRDefault="00647B73" w14:paraId="595E9A4E" w14:textId="31925539">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5.0%</w:t>
            </w:r>
          </w:p>
        </w:tc>
        <w:tc>
          <w:tcPr>
            <w:tcW w:w="1125" w:type="dxa"/>
            <w:tcMar/>
          </w:tcPr>
          <w:p w:rsidRPr="009C5460" w:rsidR="00647B73" w:rsidP="00647B73" w:rsidRDefault="00647B73" w14:paraId="1D52920E" w14:textId="79C772AE">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10.0%</w:t>
            </w:r>
          </w:p>
        </w:tc>
      </w:tr>
      <w:tr w:rsidRPr="009C5460" w:rsidR="00FB7F4E" w:rsidTr="09210A35" w14:paraId="4EECC64A" w14:textId="77777777">
        <w:tc>
          <w:tcPr>
            <w:tcW w:w="1393" w:type="dxa"/>
            <w:tcMar/>
          </w:tcPr>
          <w:p w:rsidRPr="009C5460" w:rsidR="00FB7F4E" w:rsidP="00EA7917" w:rsidRDefault="00FB7F4E" w14:paraId="10290D48" w14:textId="77777777">
            <w:pPr>
              <w:pStyle w:val="NoSpacing"/>
              <w:rPr>
                <w:sz w:val="22"/>
                <w:szCs w:val="22"/>
              </w:rPr>
            </w:pPr>
            <w:r w:rsidRPr="009C5460">
              <w:rPr>
                <w:sz w:val="22"/>
                <w:szCs w:val="22"/>
              </w:rPr>
              <w:t>Cameroon</w:t>
            </w:r>
          </w:p>
        </w:tc>
        <w:tc>
          <w:tcPr>
            <w:tcW w:w="3305" w:type="dxa"/>
            <w:tcMar/>
          </w:tcPr>
          <w:p w:rsidRPr="009C5460" w:rsidR="00FB7F4E" w:rsidP="00EA7917" w:rsidRDefault="70E03B37" w14:paraId="11EF4BB1" w14:textId="7BE0E7AC">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Nigeria as proxy</w:t>
            </w:r>
          </w:p>
        </w:tc>
        <w:tc>
          <w:tcPr>
            <w:tcW w:w="1503" w:type="dxa"/>
            <w:tcMar/>
          </w:tcPr>
          <w:p w:rsidRPr="009C5460" w:rsidR="00FB7F4E" w:rsidP="00EA7917" w:rsidRDefault="00FB7F4E" w14:paraId="2437722F"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p>
        </w:tc>
        <w:tc>
          <w:tcPr>
            <w:tcW w:w="1543" w:type="dxa"/>
            <w:tcMar/>
          </w:tcPr>
          <w:p w:rsidRPr="009C5460" w:rsidR="00FB7F4E" w:rsidP="00EA7917" w:rsidRDefault="00FB7F4E" w14:paraId="7E244758" w14:textId="77777777">
            <w:pPr>
              <w:pStyle w:val="NoSpacing"/>
              <w:cnfStyle w:val="000000000000" w:firstRow="0" w:lastRow="0" w:firstColumn="0" w:lastColumn="0" w:oddVBand="0" w:evenVBand="0" w:oddHBand="0" w:evenHBand="0" w:firstRowFirstColumn="0" w:firstRowLastColumn="0" w:lastRowFirstColumn="0" w:lastRowLastColumn="0"/>
              <w:rPr>
                <w:b/>
                <w:bCs/>
                <w:sz w:val="22"/>
                <w:szCs w:val="22"/>
              </w:rPr>
            </w:pPr>
          </w:p>
        </w:tc>
        <w:tc>
          <w:tcPr>
            <w:tcW w:w="1264" w:type="dxa"/>
            <w:tcMar/>
          </w:tcPr>
          <w:p w:rsidRPr="009C5460" w:rsidR="00FB7F4E" w:rsidP="00EA7917" w:rsidRDefault="00FB7F4E" w14:paraId="50D1E5BE" w14:textId="77777777">
            <w:pPr>
              <w:pStyle w:val="NoSpacing"/>
              <w:cnfStyle w:val="000000000000" w:firstRow="0" w:lastRow="0" w:firstColumn="0" w:lastColumn="0" w:oddVBand="0" w:evenVBand="0" w:oddHBand="0" w:evenHBand="0" w:firstRowFirstColumn="0" w:firstRowLastColumn="0" w:lastRowFirstColumn="0" w:lastRowLastColumn="0"/>
              <w:rPr>
                <w:b/>
                <w:bCs/>
                <w:sz w:val="22"/>
                <w:szCs w:val="22"/>
              </w:rPr>
            </w:pPr>
          </w:p>
        </w:tc>
        <w:tc>
          <w:tcPr>
            <w:tcW w:w="1294" w:type="dxa"/>
            <w:tcMar/>
          </w:tcPr>
          <w:p w:rsidRPr="009C5460" w:rsidR="00FB7F4E" w:rsidP="00EA7917" w:rsidRDefault="00FB7F4E" w14:paraId="1F677DB8"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p>
        </w:tc>
        <w:tc>
          <w:tcPr>
            <w:tcW w:w="1523" w:type="dxa"/>
            <w:tcMar/>
          </w:tcPr>
          <w:p w:rsidRPr="009C5460" w:rsidR="00FB7F4E" w:rsidP="00EA7917" w:rsidRDefault="00FB7F4E" w14:paraId="604ED18F" w14:textId="77777777">
            <w:pPr>
              <w:pStyle w:val="NoSpacing"/>
              <w:cnfStyle w:val="000000000000" w:firstRow="0" w:lastRow="0" w:firstColumn="0" w:lastColumn="0" w:oddVBand="0" w:evenVBand="0" w:oddHBand="0" w:evenHBand="0" w:firstRowFirstColumn="0" w:firstRowLastColumn="0" w:lastRowFirstColumn="0" w:lastRowLastColumn="0"/>
              <w:rPr>
                <w:b/>
                <w:bCs/>
                <w:sz w:val="22"/>
                <w:szCs w:val="22"/>
              </w:rPr>
            </w:pPr>
          </w:p>
        </w:tc>
        <w:tc>
          <w:tcPr>
            <w:tcW w:w="1125" w:type="dxa"/>
            <w:tcMar/>
          </w:tcPr>
          <w:p w:rsidRPr="009C5460" w:rsidR="00FB7F4E" w:rsidP="00EA7917" w:rsidRDefault="00FB7F4E" w14:paraId="4ACA535C"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p>
        </w:tc>
      </w:tr>
      <w:tr w:rsidRPr="009C5460" w:rsidR="006D6CBD" w:rsidTr="09210A35" w14:paraId="6208E247" w14:textId="77777777">
        <w:trPr>
          <w:cnfStyle w:val="000000100000" w:firstRow="0" w:lastRow="0" w:firstColumn="0" w:lastColumn="0" w:oddVBand="0" w:evenVBand="0" w:oddHBand="1" w:evenHBand="0" w:firstRowFirstColumn="0" w:firstRowLastColumn="0" w:lastRowFirstColumn="0" w:lastRowLastColumn="0"/>
        </w:trPr>
        <w:tc>
          <w:tcPr>
            <w:tcW w:w="1393" w:type="dxa"/>
            <w:tcMar/>
          </w:tcPr>
          <w:p w:rsidRPr="009C5460" w:rsidR="006D6CBD" w:rsidP="006D6CBD" w:rsidRDefault="006D6CBD" w14:paraId="6C7FE4DD" w14:textId="77777777">
            <w:pPr>
              <w:pStyle w:val="NoSpacing"/>
              <w:rPr>
                <w:sz w:val="22"/>
                <w:szCs w:val="22"/>
              </w:rPr>
            </w:pPr>
            <w:r w:rsidRPr="009C5460">
              <w:rPr>
                <w:sz w:val="22"/>
                <w:szCs w:val="22"/>
              </w:rPr>
              <w:t>China</w:t>
            </w:r>
          </w:p>
        </w:tc>
        <w:tc>
          <w:tcPr>
            <w:tcW w:w="3305" w:type="dxa"/>
            <w:tcMar/>
          </w:tcPr>
          <w:p w:rsidRPr="009C5460" w:rsidR="006D6CBD" w:rsidP="006D6CBD" w:rsidRDefault="006D6CBD" w14:paraId="017BE647"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 xml:space="preserve"> </w:t>
            </w:r>
          </w:p>
        </w:tc>
        <w:tc>
          <w:tcPr>
            <w:tcW w:w="1503" w:type="dxa"/>
            <w:tcMar/>
          </w:tcPr>
          <w:p w:rsidRPr="009C5460" w:rsidR="006D6CBD" w:rsidP="006D6CBD" w:rsidRDefault="006D6CBD" w14:paraId="093DEC2A"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2015</w:t>
            </w:r>
          </w:p>
        </w:tc>
        <w:tc>
          <w:tcPr>
            <w:tcW w:w="1543" w:type="dxa"/>
            <w:tcMar/>
          </w:tcPr>
          <w:p w:rsidRPr="009C5460" w:rsidR="006D6CBD" w:rsidP="006D6CBD" w:rsidRDefault="006D6CBD" w14:paraId="2799CDD8" w14:textId="72A2FA4D">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59.4%</w:t>
            </w:r>
          </w:p>
        </w:tc>
        <w:tc>
          <w:tcPr>
            <w:tcW w:w="1264" w:type="dxa"/>
            <w:tcMar/>
          </w:tcPr>
          <w:p w:rsidRPr="009C5460" w:rsidR="006D6CBD" w:rsidP="006D6CBD" w:rsidRDefault="006D6CBD" w14:paraId="527A9A7E" w14:textId="77777777">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17.3%</w:t>
            </w:r>
          </w:p>
        </w:tc>
        <w:tc>
          <w:tcPr>
            <w:tcW w:w="1294" w:type="dxa"/>
            <w:tcMar/>
          </w:tcPr>
          <w:p w:rsidRPr="009C5460" w:rsidR="006D6CBD" w:rsidP="006D6CBD" w:rsidRDefault="006D6CBD" w14:paraId="4485ACC0" w14:textId="000C3B96">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8.3%</w:t>
            </w:r>
          </w:p>
        </w:tc>
        <w:tc>
          <w:tcPr>
            <w:tcW w:w="1523" w:type="dxa"/>
            <w:tcMar/>
          </w:tcPr>
          <w:p w:rsidRPr="009C5460" w:rsidR="006D6CBD" w:rsidP="006D6CBD" w:rsidRDefault="006D6CBD" w14:paraId="5741233B" w14:textId="77777777">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5.0%</w:t>
            </w:r>
          </w:p>
        </w:tc>
        <w:tc>
          <w:tcPr>
            <w:tcW w:w="1125" w:type="dxa"/>
            <w:tcMar/>
          </w:tcPr>
          <w:p w:rsidRPr="009C5460" w:rsidR="006D6CBD" w:rsidP="006D6CBD" w:rsidRDefault="006D6CBD" w14:paraId="78F17455"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10.0%</w:t>
            </w:r>
          </w:p>
        </w:tc>
      </w:tr>
      <w:tr w:rsidRPr="009C5460" w:rsidR="00FB7F4E" w:rsidTr="09210A35" w14:paraId="544BD9A1" w14:textId="77777777">
        <w:tc>
          <w:tcPr>
            <w:tcW w:w="1393" w:type="dxa"/>
            <w:tcMar/>
          </w:tcPr>
          <w:p w:rsidRPr="009C5460" w:rsidR="00FB7F4E" w:rsidP="00EA7917" w:rsidRDefault="00FB7F4E" w14:paraId="09DDB24F" w14:textId="77777777">
            <w:pPr>
              <w:pStyle w:val="NoSpacing"/>
              <w:rPr>
                <w:sz w:val="22"/>
                <w:szCs w:val="22"/>
              </w:rPr>
            </w:pPr>
            <w:r w:rsidRPr="009C5460">
              <w:rPr>
                <w:sz w:val="22"/>
                <w:szCs w:val="22"/>
              </w:rPr>
              <w:t>Ethiopia</w:t>
            </w:r>
          </w:p>
        </w:tc>
        <w:tc>
          <w:tcPr>
            <w:tcW w:w="3305" w:type="dxa"/>
            <w:tcMar/>
          </w:tcPr>
          <w:p w:rsidRPr="009C5460" w:rsidR="00FB7F4E" w:rsidP="00EA7917" w:rsidRDefault="00FB7F4E" w14:paraId="190E457C"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p>
        </w:tc>
        <w:tc>
          <w:tcPr>
            <w:tcW w:w="1503" w:type="dxa"/>
            <w:tcMar/>
          </w:tcPr>
          <w:p w:rsidRPr="009C5460" w:rsidR="00FB7F4E" w:rsidP="00EA7917" w:rsidRDefault="00FB7F4E" w14:paraId="538C7625"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p>
        </w:tc>
        <w:tc>
          <w:tcPr>
            <w:tcW w:w="1543" w:type="dxa"/>
            <w:tcMar/>
          </w:tcPr>
          <w:p w:rsidRPr="009C5460" w:rsidR="00FB7F4E" w:rsidP="00EA7917" w:rsidRDefault="00FB7F4E" w14:paraId="4E9D49F3"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b/>
                <w:bCs/>
                <w:color w:val="000000"/>
                <w:sz w:val="22"/>
                <w:szCs w:val="22"/>
              </w:rPr>
              <w:t>78.3%</w:t>
            </w:r>
          </w:p>
        </w:tc>
        <w:tc>
          <w:tcPr>
            <w:tcW w:w="1264" w:type="dxa"/>
            <w:tcMar/>
          </w:tcPr>
          <w:p w:rsidRPr="009C5460" w:rsidR="00FB7F4E" w:rsidP="00EA7917" w:rsidRDefault="00FB7F4E" w14:paraId="032AC752"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b/>
                <w:bCs/>
                <w:color w:val="000000"/>
                <w:sz w:val="22"/>
                <w:szCs w:val="22"/>
              </w:rPr>
              <w:t>1.7%</w:t>
            </w:r>
          </w:p>
        </w:tc>
        <w:tc>
          <w:tcPr>
            <w:tcW w:w="1294" w:type="dxa"/>
            <w:tcMar/>
          </w:tcPr>
          <w:p w:rsidRPr="009C5460" w:rsidR="00FB7F4E" w:rsidP="00EA7917" w:rsidRDefault="00FB7F4E" w14:paraId="1B2D58AD"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color w:val="000000"/>
                <w:sz w:val="22"/>
                <w:szCs w:val="22"/>
              </w:rPr>
              <w:t>5.0%</w:t>
            </w:r>
          </w:p>
        </w:tc>
        <w:tc>
          <w:tcPr>
            <w:tcW w:w="1523" w:type="dxa"/>
            <w:tcMar/>
          </w:tcPr>
          <w:p w:rsidRPr="009C5460" w:rsidR="00FB7F4E" w:rsidP="00EA7917" w:rsidRDefault="00FB7F4E" w14:paraId="35AFAE0E" w14:textId="77777777">
            <w:pPr>
              <w:pStyle w:val="NoSpacing"/>
              <w:cnfStyle w:val="000000000000" w:firstRow="0" w:lastRow="0" w:firstColumn="0" w:lastColumn="0" w:oddVBand="0" w:evenVBand="0" w:oddHBand="0" w:evenHBand="0" w:firstRowFirstColumn="0" w:firstRowLastColumn="0" w:lastRowFirstColumn="0" w:lastRowLastColumn="0"/>
              <w:rPr>
                <w:b/>
                <w:bCs/>
                <w:sz w:val="22"/>
                <w:szCs w:val="22"/>
              </w:rPr>
            </w:pPr>
            <w:r w:rsidRPr="009C5460">
              <w:rPr>
                <w:rFonts w:ascii="Aptos Narrow" w:hAnsi="Aptos Narrow"/>
                <w:b/>
                <w:bCs/>
                <w:color w:val="000000"/>
                <w:sz w:val="22"/>
                <w:szCs w:val="22"/>
              </w:rPr>
              <w:t>5.0%</w:t>
            </w:r>
          </w:p>
        </w:tc>
        <w:tc>
          <w:tcPr>
            <w:tcW w:w="1125" w:type="dxa"/>
            <w:tcMar/>
          </w:tcPr>
          <w:p w:rsidRPr="009C5460" w:rsidR="00FB7F4E" w:rsidP="00EA7917" w:rsidRDefault="00FB7F4E" w14:paraId="2FB52B53"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color w:val="000000"/>
                <w:sz w:val="22"/>
                <w:szCs w:val="22"/>
              </w:rPr>
              <w:t>10.0%</w:t>
            </w:r>
          </w:p>
        </w:tc>
      </w:tr>
      <w:tr w:rsidRPr="009C5460" w:rsidR="00647B73" w:rsidTr="09210A35" w14:paraId="01F00B1D" w14:textId="77777777">
        <w:trPr>
          <w:cnfStyle w:val="000000100000" w:firstRow="0" w:lastRow="0" w:firstColumn="0" w:lastColumn="0" w:oddVBand="0" w:evenVBand="0" w:oddHBand="1" w:evenHBand="0" w:firstRowFirstColumn="0" w:firstRowLastColumn="0" w:lastRowFirstColumn="0" w:lastRowLastColumn="0"/>
          <w:trHeight w:val="367"/>
        </w:trPr>
        <w:tc>
          <w:tcPr>
            <w:tcW w:w="1393" w:type="dxa"/>
            <w:tcMar/>
          </w:tcPr>
          <w:p w:rsidRPr="009C5460" w:rsidR="00647B73" w:rsidP="00647B73" w:rsidRDefault="00647B73" w14:paraId="7CE8E474" w14:textId="77777777">
            <w:pPr>
              <w:pStyle w:val="NoSpacing"/>
              <w:rPr>
                <w:sz w:val="22"/>
                <w:szCs w:val="22"/>
              </w:rPr>
            </w:pPr>
            <w:r w:rsidRPr="009C5460">
              <w:rPr>
                <w:sz w:val="22"/>
                <w:szCs w:val="22"/>
              </w:rPr>
              <w:t>India</w:t>
            </w:r>
          </w:p>
        </w:tc>
        <w:tc>
          <w:tcPr>
            <w:tcW w:w="3305" w:type="dxa"/>
            <w:tcMar/>
          </w:tcPr>
          <w:p w:rsidRPr="009C5460" w:rsidR="00647B73" w:rsidP="00647B73" w:rsidRDefault="00647B73" w14:paraId="0D9136B9"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p>
        </w:tc>
        <w:tc>
          <w:tcPr>
            <w:tcW w:w="1503" w:type="dxa"/>
            <w:tcMar/>
          </w:tcPr>
          <w:p w:rsidRPr="009C5460" w:rsidR="00647B73" w:rsidP="00647B73" w:rsidRDefault="00647B73" w14:paraId="16ECFEFF"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2014</w:t>
            </w:r>
          </w:p>
        </w:tc>
        <w:tc>
          <w:tcPr>
            <w:tcW w:w="1543" w:type="dxa"/>
            <w:tcMar/>
          </w:tcPr>
          <w:p w:rsidRPr="009C5460" w:rsidR="00647B73" w:rsidP="00647B73" w:rsidRDefault="00647B73" w14:paraId="1CFF416C" w14:textId="2C1AD3E7">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73.8%</w:t>
            </w:r>
          </w:p>
        </w:tc>
        <w:tc>
          <w:tcPr>
            <w:tcW w:w="1264" w:type="dxa"/>
            <w:tcMar/>
          </w:tcPr>
          <w:p w:rsidRPr="009C5460" w:rsidR="00647B73" w:rsidP="00647B73" w:rsidRDefault="00647B73" w14:paraId="077D9C56" w14:textId="78CBF3EC">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6.2%</w:t>
            </w:r>
          </w:p>
        </w:tc>
        <w:tc>
          <w:tcPr>
            <w:tcW w:w="1294" w:type="dxa"/>
            <w:tcMar/>
          </w:tcPr>
          <w:p w:rsidRPr="009C5460" w:rsidR="00647B73" w:rsidP="00647B73" w:rsidRDefault="00647B73" w14:paraId="78E34962" w14:textId="625B4E7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5.0%</w:t>
            </w:r>
          </w:p>
        </w:tc>
        <w:tc>
          <w:tcPr>
            <w:tcW w:w="1523" w:type="dxa"/>
            <w:tcMar/>
          </w:tcPr>
          <w:p w:rsidRPr="009C5460" w:rsidR="00647B73" w:rsidP="00647B73" w:rsidRDefault="00647B73" w14:paraId="42833301" w14:textId="414274E3">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r w:rsidRPr="009C5460">
              <w:rPr>
                <w:rFonts w:ascii="Aptos Narrow" w:hAnsi="Aptos Narrow"/>
                <w:b/>
                <w:bCs/>
                <w:color w:val="000000"/>
                <w:sz w:val="22"/>
                <w:szCs w:val="22"/>
              </w:rPr>
              <w:t>5.0%</w:t>
            </w:r>
          </w:p>
        </w:tc>
        <w:tc>
          <w:tcPr>
            <w:tcW w:w="1125" w:type="dxa"/>
            <w:tcMar/>
          </w:tcPr>
          <w:p w:rsidRPr="009C5460" w:rsidR="00647B73" w:rsidP="00647B73" w:rsidRDefault="00647B73" w14:paraId="3E4897B0" w14:textId="4AF80415">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rFonts w:ascii="Aptos Narrow" w:hAnsi="Aptos Narrow"/>
                <w:color w:val="000000"/>
                <w:sz w:val="22"/>
                <w:szCs w:val="22"/>
              </w:rPr>
              <w:t>10.0%</w:t>
            </w:r>
          </w:p>
        </w:tc>
      </w:tr>
      <w:tr w:rsidRPr="009C5460" w:rsidR="00FB7F4E" w:rsidTr="09210A35" w14:paraId="3933F494" w14:textId="77777777">
        <w:tc>
          <w:tcPr>
            <w:tcW w:w="1393" w:type="dxa"/>
            <w:tcMar/>
          </w:tcPr>
          <w:p w:rsidRPr="009C5460" w:rsidR="00FB7F4E" w:rsidP="00EA7917" w:rsidRDefault="00FB7F4E" w14:paraId="70E718A5" w14:textId="77777777">
            <w:pPr>
              <w:pStyle w:val="NoSpacing"/>
              <w:rPr>
                <w:sz w:val="22"/>
                <w:szCs w:val="22"/>
              </w:rPr>
            </w:pPr>
            <w:r w:rsidRPr="009C5460">
              <w:rPr>
                <w:sz w:val="22"/>
                <w:szCs w:val="22"/>
              </w:rPr>
              <w:t>Malaysia</w:t>
            </w:r>
          </w:p>
        </w:tc>
        <w:tc>
          <w:tcPr>
            <w:tcW w:w="3305" w:type="dxa"/>
            <w:tcMar/>
          </w:tcPr>
          <w:p w:rsidRPr="009C5460" w:rsidR="00FB7F4E" w:rsidP="00EA7917" w:rsidRDefault="00FB7F4E" w14:paraId="6CA96C39"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Use Philippines as proxy</w:t>
            </w:r>
          </w:p>
        </w:tc>
        <w:tc>
          <w:tcPr>
            <w:tcW w:w="1503" w:type="dxa"/>
            <w:tcMar/>
          </w:tcPr>
          <w:p w:rsidRPr="009C5460" w:rsidR="00FB7F4E" w:rsidP="00EA7917" w:rsidRDefault="00FB7F4E" w14:paraId="3AA9C842"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p>
        </w:tc>
        <w:tc>
          <w:tcPr>
            <w:tcW w:w="1543" w:type="dxa"/>
            <w:tcMar/>
          </w:tcPr>
          <w:p w:rsidRPr="009C5460" w:rsidR="00FB7F4E" w:rsidP="00EA7917" w:rsidRDefault="00FB7F4E" w14:paraId="1E746811"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b/>
                <w:bCs/>
                <w:color w:val="000000"/>
                <w:sz w:val="22"/>
                <w:szCs w:val="22"/>
              </w:rPr>
              <w:t>32.0%</w:t>
            </w:r>
          </w:p>
        </w:tc>
        <w:tc>
          <w:tcPr>
            <w:tcW w:w="1264" w:type="dxa"/>
            <w:tcMar/>
          </w:tcPr>
          <w:p w:rsidRPr="009C5460" w:rsidR="00FB7F4E" w:rsidP="00EA7917" w:rsidRDefault="00FB7F4E" w14:paraId="72C910B7"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Calibri" w:hAnsi="Calibri" w:cs="Calibri"/>
                <w:b/>
                <w:bCs/>
                <w:color w:val="000000"/>
                <w:sz w:val="22"/>
                <w:szCs w:val="22"/>
              </w:rPr>
              <w:t>43.0%</w:t>
            </w:r>
          </w:p>
        </w:tc>
        <w:tc>
          <w:tcPr>
            <w:tcW w:w="1294" w:type="dxa"/>
            <w:tcMar/>
          </w:tcPr>
          <w:p w:rsidRPr="009C5460" w:rsidR="00FB7F4E" w:rsidP="00EA7917" w:rsidRDefault="00FB7F4E" w14:paraId="269333B1"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Aptos Narrow" w:hAnsi="Aptos Narrow"/>
                <w:color w:val="000000"/>
                <w:sz w:val="22"/>
                <w:szCs w:val="22"/>
              </w:rPr>
              <w:t>10.0%</w:t>
            </w:r>
          </w:p>
        </w:tc>
        <w:tc>
          <w:tcPr>
            <w:tcW w:w="1523" w:type="dxa"/>
            <w:tcMar/>
          </w:tcPr>
          <w:p w:rsidRPr="009C5460" w:rsidR="00FB7F4E" w:rsidP="00EA7917" w:rsidRDefault="00FB7F4E" w14:paraId="7832E6D6" w14:textId="77777777">
            <w:pPr>
              <w:pStyle w:val="NoSpacing"/>
              <w:cnfStyle w:val="000000000000" w:firstRow="0" w:lastRow="0" w:firstColumn="0" w:lastColumn="0" w:oddVBand="0" w:evenVBand="0" w:oddHBand="0" w:evenHBand="0" w:firstRowFirstColumn="0" w:firstRowLastColumn="0" w:lastRowFirstColumn="0" w:lastRowLastColumn="0"/>
              <w:rPr>
                <w:b/>
                <w:bCs/>
                <w:sz w:val="22"/>
                <w:szCs w:val="22"/>
              </w:rPr>
            </w:pPr>
            <w:r w:rsidRPr="009C5460">
              <w:rPr>
                <w:rFonts w:ascii="Calibri" w:hAnsi="Calibri" w:cs="Calibri"/>
                <w:b/>
                <w:bCs/>
                <w:color w:val="000000"/>
                <w:sz w:val="22"/>
                <w:szCs w:val="22"/>
              </w:rPr>
              <w:t>5.0%</w:t>
            </w:r>
          </w:p>
        </w:tc>
        <w:tc>
          <w:tcPr>
            <w:tcW w:w="1125" w:type="dxa"/>
            <w:tcMar/>
          </w:tcPr>
          <w:p w:rsidRPr="009C5460" w:rsidR="00FB7F4E" w:rsidP="00EA7917" w:rsidRDefault="00FB7F4E" w14:paraId="53CEA244"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rFonts w:ascii="Calibri" w:hAnsi="Calibri" w:cs="Calibri"/>
                <w:color w:val="000000"/>
                <w:sz w:val="22"/>
                <w:szCs w:val="22"/>
              </w:rPr>
              <w:t>10.0%</w:t>
            </w:r>
          </w:p>
        </w:tc>
      </w:tr>
      <w:tr w:rsidRPr="009C5460" w:rsidR="00FB7F4E" w:rsidTr="09210A35" w14:paraId="69506029" w14:textId="77777777">
        <w:trPr>
          <w:cnfStyle w:val="000000100000" w:firstRow="0" w:lastRow="0" w:firstColumn="0" w:lastColumn="0" w:oddVBand="0" w:evenVBand="0" w:oddHBand="1" w:evenHBand="0" w:firstRowFirstColumn="0" w:firstRowLastColumn="0" w:lastRowFirstColumn="0" w:lastRowLastColumn="0"/>
          <w:trHeight w:val="335"/>
        </w:trPr>
        <w:tc>
          <w:tcPr>
            <w:tcW w:w="1393" w:type="dxa"/>
            <w:tcMar/>
          </w:tcPr>
          <w:p w:rsidRPr="009C5460" w:rsidR="00FB7F4E" w:rsidP="00EA7917" w:rsidRDefault="00FB7F4E" w14:paraId="193A9E7F" w14:textId="77777777">
            <w:pPr>
              <w:pStyle w:val="NoSpacing"/>
              <w:rPr>
                <w:sz w:val="22"/>
                <w:szCs w:val="22"/>
              </w:rPr>
            </w:pPr>
            <w:r w:rsidRPr="009C5460">
              <w:rPr>
                <w:sz w:val="22"/>
                <w:szCs w:val="22"/>
              </w:rPr>
              <w:t>Nigeria</w:t>
            </w:r>
          </w:p>
        </w:tc>
        <w:tc>
          <w:tcPr>
            <w:tcW w:w="3305" w:type="dxa"/>
            <w:tcMar/>
          </w:tcPr>
          <w:p w:rsidRPr="009C5460" w:rsidR="00FB7F4E" w:rsidP="00F53A9C" w:rsidRDefault="00F508A3" w14:paraId="231955B6" w14:textId="3D6236E6">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9C5460">
              <w:rPr>
                <w:sz w:val="22"/>
                <w:szCs w:val="22"/>
              </w:rPr>
              <w:t>Waiting</w:t>
            </w:r>
          </w:p>
        </w:tc>
        <w:tc>
          <w:tcPr>
            <w:tcW w:w="1503" w:type="dxa"/>
            <w:tcMar/>
          </w:tcPr>
          <w:p w:rsidRPr="009C5460" w:rsidR="00FB7F4E" w:rsidP="00EA7917" w:rsidRDefault="00FB7F4E" w14:paraId="1DF9DA25" w14:textId="05733E92">
            <w:pPr>
              <w:pStyle w:val="NoSpacing"/>
              <w:cnfStyle w:val="000000100000" w:firstRow="0" w:lastRow="0" w:firstColumn="0" w:lastColumn="0" w:oddVBand="0" w:evenVBand="0" w:oddHBand="1" w:evenHBand="0" w:firstRowFirstColumn="0" w:firstRowLastColumn="0" w:lastRowFirstColumn="0" w:lastRowLastColumn="0"/>
              <w:rPr>
                <w:sz w:val="22"/>
                <w:szCs w:val="22"/>
              </w:rPr>
            </w:pPr>
          </w:p>
        </w:tc>
        <w:tc>
          <w:tcPr>
            <w:tcW w:w="1543" w:type="dxa"/>
            <w:tcMar/>
          </w:tcPr>
          <w:p w:rsidRPr="009C5460" w:rsidR="00FB7F4E" w:rsidP="00EA7917" w:rsidRDefault="00FB7F4E" w14:paraId="15328BAB" w14:textId="4CCC043D">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p>
        </w:tc>
        <w:tc>
          <w:tcPr>
            <w:tcW w:w="1264" w:type="dxa"/>
            <w:tcMar/>
          </w:tcPr>
          <w:p w:rsidRPr="009C5460" w:rsidR="00FB7F4E" w:rsidP="00EA7917" w:rsidRDefault="00FB7F4E" w14:paraId="4F24EADF" w14:textId="52F61FE2">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p>
        </w:tc>
        <w:tc>
          <w:tcPr>
            <w:tcW w:w="1294" w:type="dxa"/>
            <w:tcMar/>
          </w:tcPr>
          <w:p w:rsidRPr="009C5460" w:rsidR="00FB7F4E" w:rsidP="00EA7917" w:rsidRDefault="00FB7F4E" w14:paraId="56535F5A" w14:textId="30CA8779">
            <w:pPr>
              <w:pStyle w:val="NoSpacing"/>
              <w:cnfStyle w:val="000000100000" w:firstRow="0" w:lastRow="0" w:firstColumn="0" w:lastColumn="0" w:oddVBand="0" w:evenVBand="0" w:oddHBand="1" w:evenHBand="0" w:firstRowFirstColumn="0" w:firstRowLastColumn="0" w:lastRowFirstColumn="0" w:lastRowLastColumn="0"/>
              <w:rPr>
                <w:sz w:val="22"/>
                <w:szCs w:val="22"/>
              </w:rPr>
            </w:pPr>
          </w:p>
        </w:tc>
        <w:tc>
          <w:tcPr>
            <w:tcW w:w="1523" w:type="dxa"/>
            <w:tcMar/>
          </w:tcPr>
          <w:p w:rsidRPr="009C5460" w:rsidR="00FB7F4E" w:rsidP="00EA7917" w:rsidRDefault="00FB7F4E" w14:paraId="577DE094" w14:textId="5F589DF8">
            <w:pPr>
              <w:pStyle w:val="NoSpacing"/>
              <w:cnfStyle w:val="000000100000" w:firstRow="0" w:lastRow="0" w:firstColumn="0" w:lastColumn="0" w:oddVBand="0" w:evenVBand="0" w:oddHBand="1" w:evenHBand="0" w:firstRowFirstColumn="0" w:firstRowLastColumn="0" w:lastRowFirstColumn="0" w:lastRowLastColumn="0"/>
              <w:rPr>
                <w:b/>
                <w:bCs/>
                <w:sz w:val="22"/>
                <w:szCs w:val="22"/>
              </w:rPr>
            </w:pPr>
          </w:p>
        </w:tc>
        <w:tc>
          <w:tcPr>
            <w:tcW w:w="1125" w:type="dxa"/>
            <w:tcMar/>
          </w:tcPr>
          <w:p w:rsidRPr="009C5460" w:rsidR="00FB7F4E" w:rsidP="00EA7917" w:rsidRDefault="00FB7F4E" w14:paraId="131D624A" w14:textId="2B020C4A">
            <w:pPr>
              <w:pStyle w:val="NoSpacing"/>
              <w:cnfStyle w:val="000000100000" w:firstRow="0" w:lastRow="0" w:firstColumn="0" w:lastColumn="0" w:oddVBand="0" w:evenVBand="0" w:oddHBand="1" w:evenHBand="0" w:firstRowFirstColumn="0" w:firstRowLastColumn="0" w:lastRowFirstColumn="0" w:lastRowLastColumn="0"/>
              <w:rPr>
                <w:sz w:val="22"/>
                <w:szCs w:val="22"/>
              </w:rPr>
            </w:pPr>
          </w:p>
        </w:tc>
      </w:tr>
      <w:tr w:rsidRPr="009C5460" w:rsidR="00FB7F4E" w:rsidTr="09210A35" w14:paraId="0359693A" w14:textId="77777777">
        <w:trPr>
          <w:trHeight w:val="350"/>
        </w:trPr>
        <w:tc>
          <w:tcPr>
            <w:tcW w:w="1393" w:type="dxa"/>
            <w:tcMar/>
          </w:tcPr>
          <w:p w:rsidRPr="009C5460" w:rsidR="00FB7F4E" w:rsidP="00EA7917" w:rsidRDefault="00FB7F4E" w14:paraId="4B85F656" w14:textId="77777777">
            <w:pPr>
              <w:pStyle w:val="NoSpacing"/>
              <w:rPr>
                <w:sz w:val="22"/>
                <w:szCs w:val="22"/>
              </w:rPr>
            </w:pPr>
            <w:r w:rsidRPr="009C5460">
              <w:rPr>
                <w:sz w:val="22"/>
                <w:szCs w:val="22"/>
              </w:rPr>
              <w:t>Thailand</w:t>
            </w:r>
          </w:p>
        </w:tc>
        <w:tc>
          <w:tcPr>
            <w:tcW w:w="3305" w:type="dxa"/>
            <w:tcMar/>
          </w:tcPr>
          <w:p w:rsidRPr="009C5460" w:rsidR="00FB7F4E" w:rsidP="00EA7917" w:rsidRDefault="00FB7F4E" w14:paraId="6D481B3B" w14:textId="24DFA7C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Partner data (2026)</w:t>
            </w:r>
          </w:p>
        </w:tc>
        <w:tc>
          <w:tcPr>
            <w:tcW w:w="1503" w:type="dxa"/>
            <w:tcMar/>
          </w:tcPr>
          <w:p w:rsidRPr="009C5460" w:rsidR="00FB7F4E" w:rsidP="00EA7917" w:rsidRDefault="00FB7F4E" w14:paraId="0249860C" w14:textId="77777777">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9C5460">
              <w:rPr>
                <w:sz w:val="22"/>
                <w:szCs w:val="22"/>
              </w:rPr>
              <w:t>2025/2026</w:t>
            </w:r>
          </w:p>
        </w:tc>
        <w:tc>
          <w:tcPr>
            <w:tcW w:w="1543" w:type="dxa"/>
            <w:tcMar/>
          </w:tcPr>
          <w:p w:rsidRPr="009C5460" w:rsidR="00FB7F4E" w:rsidP="00EA7917" w:rsidRDefault="00FB7F4E" w14:paraId="59A82524" w14:textId="77777777">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9C5460">
              <w:rPr>
                <w:rFonts w:ascii="Aptos Narrow" w:hAnsi="Aptos Narrow"/>
                <w:b/>
                <w:bCs/>
                <w:color w:val="000000"/>
                <w:sz w:val="22"/>
                <w:szCs w:val="22"/>
              </w:rPr>
              <w:t>23.5%</w:t>
            </w:r>
          </w:p>
        </w:tc>
        <w:tc>
          <w:tcPr>
            <w:tcW w:w="1264" w:type="dxa"/>
            <w:tcMar/>
          </w:tcPr>
          <w:p w:rsidRPr="009C5460" w:rsidR="00FB7F4E" w:rsidP="00EA7917" w:rsidRDefault="00FB7F4E" w14:paraId="22A5CB6C" w14:textId="77777777">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9C5460">
              <w:rPr>
                <w:rFonts w:ascii="Aptos Narrow" w:hAnsi="Aptos Narrow"/>
                <w:b/>
                <w:bCs/>
                <w:color w:val="000000"/>
                <w:sz w:val="22"/>
                <w:szCs w:val="22"/>
              </w:rPr>
              <w:t>14.1%</w:t>
            </w:r>
          </w:p>
        </w:tc>
        <w:tc>
          <w:tcPr>
            <w:tcW w:w="1294" w:type="dxa"/>
            <w:tcMar/>
          </w:tcPr>
          <w:p w:rsidRPr="009C5460" w:rsidR="00FB7F4E" w:rsidP="00EA7917" w:rsidRDefault="00FB7F4E" w14:paraId="4D79A395" w14:textId="77777777">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commentRangeStart w:id="21"/>
            <w:commentRangeStart w:id="22"/>
            <w:r w:rsidRPr="009C5460">
              <w:rPr>
                <w:rFonts w:ascii="Aptos Narrow" w:hAnsi="Aptos Narrow"/>
                <w:color w:val="000000"/>
                <w:sz w:val="22"/>
                <w:szCs w:val="22"/>
              </w:rPr>
              <w:t>47.3%</w:t>
            </w:r>
            <w:commentRangeEnd w:id="21"/>
            <w:r w:rsidRPr="009C5460" w:rsidR="00E738DE">
              <w:rPr>
                <w:rStyle w:val="CommentReference"/>
                <w:rFonts w:ascii="Aptos Narrow" w:hAnsi="Aptos Narrow"/>
                <w:color w:val="000000"/>
                <w:sz w:val="22"/>
                <w:szCs w:val="22"/>
              </w:rPr>
              <w:commentReference w:id="21"/>
            </w:r>
            <w:commentRangeEnd w:id="22"/>
            <w:r>
              <w:rPr>
                <w:rStyle w:val="CommentReference"/>
              </w:rPr>
              <w:commentReference w:id="22"/>
            </w:r>
          </w:p>
        </w:tc>
        <w:tc>
          <w:tcPr>
            <w:tcW w:w="1523" w:type="dxa"/>
            <w:tcMar/>
          </w:tcPr>
          <w:p w:rsidRPr="009C5460" w:rsidR="00FB7F4E" w:rsidP="00EA7917" w:rsidRDefault="00FB7F4E" w14:paraId="4E85718E" w14:textId="77777777">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9C5460">
              <w:rPr>
                <w:rFonts w:ascii="Aptos Narrow" w:hAnsi="Aptos Narrow"/>
                <w:b/>
                <w:bCs/>
                <w:color w:val="000000"/>
                <w:sz w:val="22"/>
                <w:szCs w:val="22"/>
              </w:rPr>
              <w:t>5.0%</w:t>
            </w:r>
          </w:p>
        </w:tc>
        <w:tc>
          <w:tcPr>
            <w:tcW w:w="1125" w:type="dxa"/>
            <w:tcMar/>
          </w:tcPr>
          <w:p w:rsidRPr="009C5460" w:rsidR="00FB7F4E" w:rsidP="00EA7917" w:rsidRDefault="00FB7F4E" w14:paraId="70623A09" w14:textId="77777777">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9C5460">
              <w:rPr>
                <w:rFonts w:ascii="Aptos Narrow" w:hAnsi="Aptos Narrow"/>
                <w:color w:val="000000"/>
                <w:sz w:val="22"/>
                <w:szCs w:val="22"/>
              </w:rPr>
              <w:t>10.0%</w:t>
            </w:r>
          </w:p>
        </w:tc>
      </w:tr>
      <w:tr w:rsidRPr="009C5460" w:rsidR="00013922" w:rsidTr="09210A35" w14:paraId="510371C0" w14:textId="77777777">
        <w:trPr>
          <w:cnfStyle w:val="000000100000" w:firstRow="0" w:lastRow="0" w:firstColumn="0" w:lastColumn="0" w:oddVBand="0" w:evenVBand="0" w:oddHBand="1" w:evenHBand="0" w:firstRowFirstColumn="0" w:firstRowLastColumn="0" w:lastRowFirstColumn="0" w:lastRowLastColumn="0"/>
          <w:trHeight w:val="350"/>
        </w:trPr>
        <w:tc>
          <w:tcPr>
            <w:tcW w:w="1393" w:type="dxa"/>
            <w:tcMar/>
          </w:tcPr>
          <w:p w:rsidR="00013922" w:rsidP="00EA7917" w:rsidRDefault="00013922" w14:paraId="1C8CA810" w14:textId="77777777">
            <w:pPr>
              <w:pStyle w:val="NoSpacing"/>
              <w:rPr>
                <w:b w:val="0"/>
                <w:bCs w:val="0"/>
                <w:sz w:val="22"/>
                <w:szCs w:val="22"/>
              </w:rPr>
            </w:pPr>
          </w:p>
          <w:p w:rsidRPr="009C5460" w:rsidR="00013922" w:rsidP="00EA7917" w:rsidRDefault="00013922" w14:paraId="15F3B648" w14:textId="77777777">
            <w:pPr>
              <w:pStyle w:val="NoSpacing"/>
              <w:rPr>
                <w:sz w:val="22"/>
                <w:szCs w:val="22"/>
              </w:rPr>
            </w:pPr>
          </w:p>
        </w:tc>
        <w:tc>
          <w:tcPr>
            <w:tcW w:w="3305" w:type="dxa"/>
            <w:tcMar/>
          </w:tcPr>
          <w:p w:rsidRPr="009C5460" w:rsidR="00013922" w:rsidP="00EA7917" w:rsidRDefault="00013922" w14:paraId="41A4AE4A"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p>
        </w:tc>
        <w:tc>
          <w:tcPr>
            <w:tcW w:w="1503" w:type="dxa"/>
            <w:tcMar/>
          </w:tcPr>
          <w:p w:rsidRPr="009C5460" w:rsidR="00013922" w:rsidP="00EA7917" w:rsidRDefault="00013922" w14:paraId="65BF2752" w14:textId="77777777">
            <w:pPr>
              <w:pStyle w:val="NoSpacing"/>
              <w:cnfStyle w:val="000000100000" w:firstRow="0" w:lastRow="0" w:firstColumn="0" w:lastColumn="0" w:oddVBand="0" w:evenVBand="0" w:oddHBand="1" w:evenHBand="0" w:firstRowFirstColumn="0" w:firstRowLastColumn="0" w:lastRowFirstColumn="0" w:lastRowLastColumn="0"/>
              <w:rPr>
                <w:sz w:val="22"/>
                <w:szCs w:val="22"/>
              </w:rPr>
            </w:pPr>
          </w:p>
        </w:tc>
        <w:tc>
          <w:tcPr>
            <w:tcW w:w="1543" w:type="dxa"/>
            <w:tcMar/>
          </w:tcPr>
          <w:p w:rsidRPr="009C5460" w:rsidR="00013922" w:rsidP="00EA7917" w:rsidRDefault="00013922" w14:paraId="715457D7" w14:textId="77777777">
            <w:pPr>
              <w:pStyle w:val="NoSpacing"/>
              <w:cnfStyle w:val="000000100000" w:firstRow="0" w:lastRow="0" w:firstColumn="0" w:lastColumn="0" w:oddVBand="0" w:evenVBand="0" w:oddHBand="1" w:evenHBand="0" w:firstRowFirstColumn="0" w:firstRowLastColumn="0" w:lastRowFirstColumn="0" w:lastRowLastColumn="0"/>
              <w:rPr>
                <w:rFonts w:ascii="Aptos Narrow" w:hAnsi="Aptos Narrow"/>
                <w:b/>
                <w:bCs/>
                <w:color w:val="000000"/>
                <w:sz w:val="22"/>
                <w:szCs w:val="22"/>
              </w:rPr>
            </w:pPr>
          </w:p>
        </w:tc>
        <w:tc>
          <w:tcPr>
            <w:tcW w:w="1264" w:type="dxa"/>
            <w:tcMar/>
          </w:tcPr>
          <w:p w:rsidRPr="009C5460" w:rsidR="00013922" w:rsidP="00EA7917" w:rsidRDefault="00013922" w14:paraId="4BBAD841" w14:textId="77777777">
            <w:pPr>
              <w:pStyle w:val="NoSpacing"/>
              <w:cnfStyle w:val="000000100000" w:firstRow="0" w:lastRow="0" w:firstColumn="0" w:lastColumn="0" w:oddVBand="0" w:evenVBand="0" w:oddHBand="1" w:evenHBand="0" w:firstRowFirstColumn="0" w:firstRowLastColumn="0" w:lastRowFirstColumn="0" w:lastRowLastColumn="0"/>
              <w:rPr>
                <w:rFonts w:ascii="Aptos Narrow" w:hAnsi="Aptos Narrow"/>
                <w:b/>
                <w:bCs/>
                <w:color w:val="000000"/>
                <w:sz w:val="22"/>
                <w:szCs w:val="22"/>
              </w:rPr>
            </w:pPr>
          </w:p>
        </w:tc>
        <w:tc>
          <w:tcPr>
            <w:tcW w:w="1294" w:type="dxa"/>
            <w:tcMar/>
          </w:tcPr>
          <w:p w:rsidRPr="009C5460" w:rsidR="00013922" w:rsidP="00EA7917" w:rsidRDefault="00013922" w14:paraId="5A0706E9" w14:textId="77777777">
            <w:pPr>
              <w:pStyle w:val="NoSpacing"/>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rPr>
            </w:pPr>
          </w:p>
        </w:tc>
        <w:tc>
          <w:tcPr>
            <w:tcW w:w="1523" w:type="dxa"/>
            <w:tcMar/>
          </w:tcPr>
          <w:p w:rsidRPr="009C5460" w:rsidR="00013922" w:rsidP="00EA7917" w:rsidRDefault="00013922" w14:paraId="5AA0F58E" w14:textId="77777777">
            <w:pPr>
              <w:pStyle w:val="NoSpacing"/>
              <w:cnfStyle w:val="000000100000" w:firstRow="0" w:lastRow="0" w:firstColumn="0" w:lastColumn="0" w:oddVBand="0" w:evenVBand="0" w:oddHBand="1" w:evenHBand="0" w:firstRowFirstColumn="0" w:firstRowLastColumn="0" w:lastRowFirstColumn="0" w:lastRowLastColumn="0"/>
              <w:rPr>
                <w:rFonts w:ascii="Aptos Narrow" w:hAnsi="Aptos Narrow"/>
                <w:b/>
                <w:bCs/>
                <w:color w:val="000000"/>
                <w:sz w:val="22"/>
                <w:szCs w:val="22"/>
              </w:rPr>
            </w:pPr>
          </w:p>
        </w:tc>
        <w:tc>
          <w:tcPr>
            <w:tcW w:w="1125" w:type="dxa"/>
            <w:tcMar/>
          </w:tcPr>
          <w:p w:rsidRPr="009C5460" w:rsidR="00013922" w:rsidP="00EA7917" w:rsidRDefault="00013922" w14:paraId="6BF92B6A" w14:textId="77777777">
            <w:pPr>
              <w:pStyle w:val="NoSpacing"/>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rPr>
            </w:pPr>
          </w:p>
        </w:tc>
      </w:tr>
    </w:tbl>
    <w:p w:rsidRPr="00FB7F4E" w:rsidR="00FB7F4E" w:rsidP="00FB7F4E" w:rsidRDefault="00FB7F4E" w14:paraId="0D1D298F" w14:textId="77777777"/>
    <w:p w:rsidRPr="00AE741C" w:rsidR="00AE741C" w:rsidP="006124ED" w:rsidRDefault="006124ED" w14:paraId="4AFBFB09" w14:textId="356F89BF">
      <w:pPr>
        <w:pStyle w:val="Heading3"/>
      </w:pPr>
      <w:bookmarkStart w:name="_Toc233374333" w:id="23"/>
      <w:r>
        <w:t>Supplementary country information</w:t>
      </w:r>
      <w:bookmarkEnd w:id="23"/>
      <w:r>
        <w:t xml:space="preserve"> </w:t>
      </w:r>
    </w:p>
    <w:p w:rsidRPr="00D21698" w:rsidR="001D531B" w:rsidP="09210A35" w:rsidRDefault="00C92242" w14:paraId="753508F5" w14:textId="286E5ECC">
      <w:pPr>
        <w:pStyle w:val="NoSpacing"/>
        <w:rPr>
          <w:rFonts w:ascii="Aptos" w:hAnsi="Aptos" w:eastAsia="Aptos" w:cs="Aptos"/>
          <w:noProof w:val="0"/>
          <w:sz w:val="24"/>
          <w:szCs w:val="24"/>
          <w:lang w:val="en-US"/>
        </w:rPr>
      </w:pPr>
      <w:r w:rsidRPr="09210A35" w:rsidR="7B845993">
        <w:rPr>
          <w:b w:val="1"/>
          <w:bCs w:val="1"/>
        </w:rPr>
        <w:t>CHI</w:t>
      </w:r>
      <w:r w:rsidRPr="09210A35" w:rsidR="7B845993">
        <w:rPr>
          <w:b w:val="1"/>
          <w:bCs w:val="1"/>
        </w:rPr>
        <w:t>NA</w:t>
      </w:r>
      <w:r w:rsidR="6CBB2B9C">
        <w:rPr/>
        <w:t>:</w:t>
      </w:r>
      <w:r>
        <w:br/>
      </w:r>
      <w:r w:rsidR="4A42CE0D">
        <w:rPr/>
        <w:t xml:space="preserve">- </w:t>
      </w:r>
      <w:r w:rsidR="6CBB2B9C">
        <w:rPr/>
        <w:t>Sh</w:t>
      </w:r>
      <w:r w:rsidR="6CBB2B9C">
        <w:rPr/>
        <w:t>ufa</w:t>
      </w:r>
      <w:r w:rsidR="6CBB2B9C">
        <w:rPr/>
        <w:t xml:space="preserve"> et al (2020) </w:t>
      </w:r>
      <w:hyperlink r:id="Rb3af6b4f6b4f44be">
        <w:r w:rsidRPr="09210A35" w:rsidR="6CBB2B9C">
          <w:rPr>
            <w:rStyle w:val="Hyperlink"/>
          </w:rPr>
          <w:t>Dietary Potassium Intake Remains Low and Sodium Intake Remains High, and Most Sodium is Derived from Home Food Preparation for Chinese Adults, 1991–2015 Trends</w:t>
        </w:r>
      </w:hyperlink>
      <w:r>
        <w:br/>
      </w:r>
      <w:r w:rsidRPr="09210A35" w:rsidR="4807B922">
        <w:rPr>
          <w:rFonts w:ascii="Aptos" w:hAnsi="Aptos" w:eastAsia="Aptos" w:cs="Aptos"/>
          <w:noProof w:val="0"/>
          <w:sz w:val="24"/>
          <w:szCs w:val="24"/>
          <w:lang w:val="en-US"/>
        </w:rPr>
        <w:t xml:space="preserve">- </w:t>
      </w:r>
      <w:r w:rsidRPr="09210A35" w:rsidR="7340044A">
        <w:rPr>
          <w:rFonts w:ascii="Aptos" w:hAnsi="Aptos" w:eastAsia="Aptos" w:cs="Aptos"/>
          <w:noProof w:val="0"/>
          <w:sz w:val="24"/>
          <w:szCs w:val="24"/>
          <w:lang w:val="en-US"/>
        </w:rPr>
        <w:t>The implementation and evaluation of salt reduction interventions for hypertension prevention and control in Shandong province. Shandong Science Publisher. Jinan. 2017.</w:t>
      </w:r>
      <w:r w:rsidRPr="09210A35" w:rsidR="7340044A">
        <w:rPr>
          <w:rFonts w:ascii="Aptos" w:hAnsi="Aptos" w:eastAsia="Aptos" w:cs="Aptos"/>
          <w:noProof w:val="0"/>
          <w:sz w:val="24"/>
          <w:szCs w:val="24"/>
          <w:lang w:val="en-US"/>
        </w:rPr>
        <w:t xml:space="preserve"> </w:t>
      </w:r>
    </w:p>
    <w:p w:rsidRPr="00D21698" w:rsidR="001D531B" w:rsidP="09210A35" w:rsidRDefault="00C92242" w14:paraId="678AA70B" w14:textId="6232502A">
      <w:pPr/>
      <w:r w:rsidRPr="09210A35" w:rsidR="7F4754D9">
        <w:rPr>
          <w:rFonts w:ascii="Aptos" w:hAnsi="Aptos" w:eastAsia="Aptos" w:cs="Aptos"/>
          <w:noProof w:val="0"/>
          <w:sz w:val="24"/>
          <w:szCs w:val="24"/>
          <w:lang w:val="en-US"/>
        </w:rPr>
        <w:t xml:space="preserve">- </w:t>
      </w:r>
      <w:r w:rsidRPr="09210A35" w:rsidR="7340044A">
        <w:rPr>
          <w:rFonts w:ascii="Aptos" w:hAnsi="Aptos" w:eastAsia="Aptos" w:cs="Aptos"/>
          <w:noProof w:val="0"/>
          <w:sz w:val="24"/>
          <w:szCs w:val="24"/>
          <w:lang w:val="en-US"/>
        </w:rPr>
        <w:t>And a</w:t>
      </w:r>
      <w:r w:rsidRPr="09210A35" w:rsidR="7340044A">
        <w:rPr>
          <w:rFonts w:ascii="Aptos" w:hAnsi="Aptos" w:eastAsia="Aptos" w:cs="Aptos"/>
          <w:noProof w:val="0"/>
          <w:sz w:val="24"/>
          <w:szCs w:val="24"/>
          <w:lang w:val="en-US"/>
        </w:rPr>
        <w:t xml:space="preserve">ssumptions on PFP based on: </w:t>
      </w:r>
      <w:r w:rsidRPr="09210A35" w:rsidR="7340044A">
        <w:rPr>
          <w:rFonts w:ascii="Aptos" w:hAnsi="Aptos" w:eastAsia="Aptos" w:cs="Aptos"/>
          <w:noProof w:val="0"/>
          <w:sz w:val="24"/>
          <w:szCs w:val="24"/>
          <w:lang w:val="en-US"/>
        </w:rPr>
        <w:t>School</w:t>
      </w:r>
      <w:r w:rsidRPr="09210A35" w:rsidR="7340044A">
        <w:rPr>
          <w:rFonts w:ascii="Aptos" w:hAnsi="Aptos" w:eastAsia="Aptos" w:cs="Aptos"/>
          <w:noProof w:val="0"/>
          <w:sz w:val="24"/>
          <w:szCs w:val="24"/>
          <w:lang w:val="en-US"/>
        </w:rPr>
        <w:t>/university enrollment rates found on Ministry of Education gov’t website (</w:t>
      </w:r>
      <w:hyperlink r:id="R6be5fcfb45e542f6">
        <w:r w:rsidRPr="09210A35" w:rsidR="7340044A">
          <w:rPr>
            <w:rStyle w:val="Hyperlink"/>
            <w:noProof w:val="0"/>
            <w:lang w:val="en-US"/>
          </w:rPr>
          <w:t>http://www.moe.gov.cn/jyb_sjzl/sjzl_fztjgb/202506/t20250611_1193760.html</w:t>
        </w:r>
      </w:hyperlink>
      <w:r w:rsidRPr="09210A35" w:rsidR="7340044A">
        <w:rPr>
          <w:rFonts w:ascii="Aptos" w:hAnsi="Aptos" w:eastAsia="Aptos" w:cs="Aptos"/>
          <w:noProof w:val="0"/>
          <w:sz w:val="24"/>
          <w:szCs w:val="24"/>
          <w:lang w:val="en-US"/>
        </w:rPr>
        <w:t xml:space="preserve">) </w:t>
      </w:r>
      <w:r w:rsidRPr="09210A35" w:rsidR="58DD4432">
        <w:rPr>
          <w:rFonts w:ascii="Aptos" w:hAnsi="Aptos" w:eastAsia="Aptos" w:cs="Aptos"/>
          <w:noProof w:val="0"/>
          <w:sz w:val="24"/>
          <w:szCs w:val="24"/>
          <w:lang w:val="en-US"/>
        </w:rPr>
        <w:t xml:space="preserve">and </w:t>
      </w:r>
      <w:r w:rsidRPr="09210A35" w:rsidR="7340044A">
        <w:rPr>
          <w:rFonts w:ascii="Aptos" w:hAnsi="Aptos" w:eastAsia="Aptos" w:cs="Aptos"/>
          <w:noProof w:val="0"/>
          <w:sz w:val="24"/>
          <w:szCs w:val="24"/>
          <w:lang w:val="en-US"/>
        </w:rPr>
        <w:t xml:space="preserve">for the number of people working at public institutions: online news, like </w:t>
      </w:r>
      <w:hyperlink r:id="Rfdd8b8902bdc4b2c">
        <w:r w:rsidRPr="09210A35" w:rsidR="7340044A">
          <w:rPr>
            <w:rStyle w:val="Hyperlink"/>
            <w:noProof w:val="0"/>
            <w:lang w:val="en-US"/>
          </w:rPr>
          <w:t>2026事业单位改革收官！这3类岗编制稳，放心备考</w:t>
        </w:r>
      </w:hyperlink>
      <w:r w:rsidRPr="09210A35" w:rsidR="7340044A">
        <w:rPr>
          <w:rFonts w:ascii="Aptos" w:hAnsi="Aptos" w:eastAsia="Aptos" w:cs="Aptos"/>
          <w:noProof w:val="0"/>
          <w:sz w:val="24"/>
          <w:szCs w:val="24"/>
          <w:lang w:val="en-US"/>
        </w:rPr>
        <w:t xml:space="preserve"> (Not very authoritative)</w:t>
      </w:r>
    </w:p>
    <w:p w:rsidRPr="00D21698" w:rsidR="001D531B" w:rsidP="00F84AE3" w:rsidRDefault="00C92242" w14:paraId="6C2504E4" w14:textId="7DC53B61">
      <w:pPr>
        <w:pStyle w:val="NoSpacing"/>
      </w:pPr>
    </w:p>
    <w:tbl>
      <w:tblPr>
        <w:tblW w:w="12092" w:type="dxa"/>
        <w:tblLook w:val="04A0" w:firstRow="1" w:lastRow="0" w:firstColumn="1" w:lastColumn="0" w:noHBand="0" w:noVBand="1"/>
      </w:tblPr>
      <w:tblGrid>
        <w:gridCol w:w="3089"/>
        <w:gridCol w:w="1580"/>
        <w:gridCol w:w="1698"/>
        <w:gridCol w:w="1410"/>
        <w:gridCol w:w="1599"/>
        <w:gridCol w:w="1418"/>
        <w:gridCol w:w="1298"/>
      </w:tblGrid>
      <w:tr w:rsidR="00D21698" w:rsidTr="09210A35" w14:paraId="7C61CA9F" w14:textId="77777777">
        <w:trPr>
          <w:trHeight w:val="1020"/>
        </w:trPr>
        <w:tc>
          <w:tcPr>
            <w:tcW w:w="3089" w:type="dxa"/>
            <w:tcBorders>
              <w:top w:val="single" w:color="auto" w:sz="4" w:space="0"/>
              <w:left w:val="single" w:color="auto" w:sz="4" w:space="0"/>
              <w:bottom w:val="single" w:color="auto" w:sz="4" w:space="0"/>
              <w:right w:val="single" w:color="auto" w:sz="4" w:space="0"/>
            </w:tcBorders>
            <w:noWrap/>
            <w:tcMar/>
            <w:vAlign w:val="bottom"/>
            <w:hideMark/>
          </w:tcPr>
          <w:p w:rsidR="00D21698" w:rsidRDefault="00D21698" w14:paraId="415AC092" w14:textId="3F9BEF69">
            <w:pPr>
              <w:rPr>
                <w:rFonts w:ascii="Aptos Narrow" w:hAnsi="Aptos Narrow"/>
                <w:color w:val="000000"/>
              </w:rPr>
            </w:pPr>
          </w:p>
        </w:tc>
        <w:tc>
          <w:tcPr>
            <w:tcW w:w="1580" w:type="dxa"/>
            <w:tcBorders>
              <w:top w:val="single" w:color="auto" w:sz="4" w:space="0"/>
              <w:left w:val="nil"/>
              <w:bottom w:val="single" w:color="auto" w:sz="4" w:space="0"/>
              <w:right w:val="single" w:color="auto" w:sz="4" w:space="0"/>
            </w:tcBorders>
            <w:tcMar/>
            <w:vAlign w:val="center"/>
            <w:hideMark/>
          </w:tcPr>
          <w:p w:rsidR="00D21698" w:rsidRDefault="00D21698" w14:paraId="519A83DE" w14:textId="77777777">
            <w:pPr>
              <w:rPr>
                <w:rFonts w:ascii="Calibri" w:hAnsi="Calibri" w:cs="Calibri"/>
                <w:b/>
                <w:bCs/>
                <w:color w:val="000000"/>
              </w:rPr>
            </w:pPr>
            <w:r>
              <w:rPr>
                <w:rFonts w:ascii="Calibri" w:hAnsi="Calibri" w:cs="Calibri"/>
                <w:b/>
                <w:bCs/>
                <w:color w:val="000000"/>
              </w:rPr>
              <w:t xml:space="preserve"> discretionary </w:t>
            </w:r>
            <w:r>
              <w:rPr>
                <w:rFonts w:ascii="Calibri" w:hAnsi="Calibri" w:cs="Calibri"/>
                <w:color w:val="000000"/>
              </w:rPr>
              <w:t>(added salt and MSG)</w:t>
            </w:r>
          </w:p>
        </w:tc>
        <w:tc>
          <w:tcPr>
            <w:tcW w:w="1698" w:type="dxa"/>
            <w:tcBorders>
              <w:top w:val="single" w:color="auto" w:sz="4" w:space="0"/>
              <w:left w:val="nil"/>
              <w:bottom w:val="single" w:color="auto" w:sz="4" w:space="0"/>
              <w:right w:val="single" w:color="auto" w:sz="4" w:space="0"/>
            </w:tcBorders>
            <w:tcMar/>
            <w:vAlign w:val="center"/>
            <w:hideMark/>
          </w:tcPr>
          <w:p w:rsidR="00D21698" w:rsidRDefault="00D21698" w14:paraId="2FC1CBE4" w14:textId="77777777">
            <w:pPr>
              <w:rPr>
                <w:rFonts w:ascii="Calibri" w:hAnsi="Calibri" w:cs="Calibri"/>
                <w:b/>
                <w:bCs/>
                <w:color w:val="000000"/>
              </w:rPr>
            </w:pPr>
            <w:r>
              <w:rPr>
                <w:rFonts w:ascii="Calibri" w:hAnsi="Calibri" w:cs="Calibri"/>
                <w:b/>
                <w:bCs/>
                <w:color w:val="000000"/>
              </w:rPr>
              <w:t xml:space="preserve">packaged food </w:t>
            </w:r>
            <w:r>
              <w:rPr>
                <w:rFonts w:ascii="Calibri" w:hAnsi="Calibri" w:cs="Calibri"/>
                <w:color w:val="000000"/>
              </w:rPr>
              <w:t xml:space="preserve">(soy sauce and processed food) </w:t>
            </w:r>
          </w:p>
        </w:tc>
        <w:tc>
          <w:tcPr>
            <w:tcW w:w="1410" w:type="dxa"/>
            <w:tcBorders>
              <w:top w:val="single" w:color="auto" w:sz="4" w:space="0"/>
              <w:left w:val="nil"/>
              <w:bottom w:val="single" w:color="auto" w:sz="4" w:space="0"/>
              <w:right w:val="single" w:color="auto" w:sz="4" w:space="0"/>
            </w:tcBorders>
            <w:tcMar/>
            <w:vAlign w:val="center"/>
            <w:hideMark/>
          </w:tcPr>
          <w:p w:rsidR="00D21698" w:rsidRDefault="00AE741C" w14:paraId="38B7C76A" w14:textId="253CEFD3">
            <w:pPr>
              <w:rPr>
                <w:rFonts w:ascii="Calibri" w:hAnsi="Calibri" w:cs="Calibri"/>
                <w:b/>
                <w:bCs/>
                <w:color w:val="000000"/>
              </w:rPr>
            </w:pPr>
            <w:r>
              <w:rPr>
                <w:rFonts w:ascii="Calibri" w:hAnsi="Calibri" w:cs="Calibri"/>
                <w:b/>
                <w:bCs/>
                <w:color w:val="000000"/>
              </w:rPr>
              <w:t>Restaurants and street food</w:t>
            </w:r>
          </w:p>
        </w:tc>
        <w:tc>
          <w:tcPr>
            <w:tcW w:w="1599" w:type="dxa"/>
            <w:tcBorders>
              <w:top w:val="single" w:color="auto" w:sz="4" w:space="0"/>
              <w:left w:val="nil"/>
              <w:bottom w:val="single" w:color="auto" w:sz="4" w:space="0"/>
              <w:right w:val="single" w:color="auto" w:sz="4" w:space="0"/>
            </w:tcBorders>
            <w:tcMar/>
            <w:vAlign w:val="center"/>
            <w:hideMark/>
          </w:tcPr>
          <w:p w:rsidR="00D21698" w:rsidRDefault="00D21698" w14:paraId="7D6A0253" w14:textId="77777777">
            <w:pPr>
              <w:rPr>
                <w:rFonts w:ascii="Calibri" w:hAnsi="Calibri" w:cs="Calibri"/>
                <w:b/>
                <w:bCs/>
                <w:color w:val="000000"/>
              </w:rPr>
            </w:pPr>
            <w:r>
              <w:rPr>
                <w:rFonts w:ascii="Calibri" w:hAnsi="Calibri" w:cs="Calibri"/>
                <w:b/>
                <w:bCs/>
                <w:color w:val="000000"/>
              </w:rPr>
              <w:t>public food procurement</w:t>
            </w:r>
          </w:p>
        </w:tc>
        <w:tc>
          <w:tcPr>
            <w:tcW w:w="1418" w:type="dxa"/>
            <w:tcBorders>
              <w:top w:val="single" w:color="auto" w:sz="4" w:space="0"/>
              <w:left w:val="nil"/>
              <w:bottom w:val="single" w:color="auto" w:sz="4" w:space="0"/>
              <w:right w:val="single" w:color="auto" w:sz="4" w:space="0"/>
            </w:tcBorders>
            <w:tcMar/>
            <w:vAlign w:val="center"/>
            <w:hideMark/>
          </w:tcPr>
          <w:p w:rsidR="00D21698" w:rsidRDefault="00D21698" w14:paraId="66E81BAB" w14:textId="77777777">
            <w:pPr>
              <w:rPr>
                <w:rFonts w:ascii="Calibri" w:hAnsi="Calibri" w:cs="Calibri"/>
                <w:b/>
                <w:bCs/>
                <w:color w:val="000000"/>
              </w:rPr>
            </w:pPr>
            <w:r>
              <w:rPr>
                <w:rFonts w:ascii="Calibri" w:hAnsi="Calibri" w:cs="Calibri"/>
                <w:b/>
                <w:bCs/>
                <w:color w:val="000000"/>
              </w:rPr>
              <w:t>inherent in foods</w:t>
            </w:r>
          </w:p>
        </w:tc>
        <w:tc>
          <w:tcPr>
            <w:tcW w:w="1298" w:type="dxa"/>
            <w:tcBorders>
              <w:top w:val="single" w:color="auto" w:sz="4" w:space="0"/>
              <w:left w:val="nil"/>
              <w:bottom w:val="single" w:color="auto" w:sz="4" w:space="0"/>
              <w:right w:val="single" w:color="auto" w:sz="4" w:space="0"/>
            </w:tcBorders>
            <w:tcMar/>
            <w:vAlign w:val="center"/>
            <w:hideMark/>
          </w:tcPr>
          <w:p w:rsidR="00D21698" w:rsidRDefault="00D21698" w14:paraId="717A5027" w14:textId="77777777">
            <w:pPr>
              <w:rPr>
                <w:rFonts w:ascii="Calibri" w:hAnsi="Calibri" w:cs="Calibri"/>
                <w:b/>
                <w:bCs/>
                <w:color w:val="000000"/>
              </w:rPr>
            </w:pPr>
            <w:r>
              <w:rPr>
                <w:rFonts w:ascii="Calibri" w:hAnsi="Calibri" w:cs="Calibri"/>
                <w:b/>
                <w:bCs/>
                <w:color w:val="000000"/>
              </w:rPr>
              <w:t>Total</w:t>
            </w:r>
          </w:p>
        </w:tc>
      </w:tr>
      <w:tr w:rsidR="00D21698" w:rsidTr="09210A35" w14:paraId="322DA74B" w14:textId="77777777">
        <w:trPr>
          <w:trHeight w:val="340"/>
        </w:trPr>
        <w:tc>
          <w:tcPr>
            <w:tcW w:w="3089" w:type="dxa"/>
            <w:tcBorders>
              <w:top w:val="nil"/>
              <w:left w:val="single" w:color="auto" w:sz="4" w:space="0"/>
              <w:bottom w:val="single" w:color="auto" w:sz="4" w:space="0"/>
              <w:right w:val="single" w:color="auto" w:sz="4" w:space="0"/>
            </w:tcBorders>
            <w:noWrap/>
            <w:tcMar/>
            <w:vAlign w:val="bottom"/>
            <w:hideMark/>
          </w:tcPr>
          <w:p w:rsidR="00D21698" w:rsidP="39F63C06" w:rsidRDefault="55688B8B" w14:paraId="5A6301D2" w14:textId="0F99D235">
            <w:pPr>
              <w:spacing w:line="259" w:lineRule="auto"/>
              <w:rPr>
                <w:rFonts w:ascii="Aptos Narrow" w:hAnsi="Aptos Narrow"/>
                <w:color w:val="000000" w:themeColor="text1"/>
              </w:rPr>
            </w:pPr>
            <w:r w:rsidRPr="39F63C06">
              <w:rPr>
                <w:rFonts w:ascii="Aptos Narrow" w:hAnsi="Aptos Narrow"/>
                <w:color w:val="000000" w:themeColor="text1"/>
              </w:rPr>
              <w:t xml:space="preserve">From </w:t>
            </w:r>
            <w:r w:rsidRPr="39F63C06" w:rsidR="21586CA9">
              <w:rPr>
                <w:rFonts w:ascii="Aptos Narrow" w:hAnsi="Aptos Narrow"/>
                <w:color w:val="000000" w:themeColor="text1"/>
              </w:rPr>
              <w:t>Ge Zeng</w:t>
            </w:r>
          </w:p>
        </w:tc>
        <w:tc>
          <w:tcPr>
            <w:tcW w:w="1580" w:type="dxa"/>
            <w:tcBorders>
              <w:top w:val="nil"/>
              <w:left w:val="nil"/>
              <w:bottom w:val="single" w:color="auto" w:sz="4" w:space="0"/>
              <w:right w:val="single" w:color="auto" w:sz="4" w:space="0"/>
            </w:tcBorders>
            <w:noWrap/>
            <w:tcMar/>
            <w:vAlign w:val="bottom"/>
            <w:hideMark/>
          </w:tcPr>
          <w:p w:rsidR="00D21698" w:rsidRDefault="00D21698" w14:paraId="2349C8C1" w14:textId="77777777">
            <w:pPr>
              <w:jc w:val="right"/>
              <w:rPr>
                <w:rFonts w:ascii="Aptos Narrow" w:hAnsi="Aptos Narrow"/>
                <w:color w:val="000000"/>
              </w:rPr>
            </w:pPr>
            <w:r>
              <w:rPr>
                <w:rFonts w:ascii="Aptos Narrow" w:hAnsi="Aptos Narrow"/>
                <w:color w:val="000000"/>
              </w:rPr>
              <w:t>67.1%</w:t>
            </w:r>
          </w:p>
        </w:tc>
        <w:tc>
          <w:tcPr>
            <w:tcW w:w="1698" w:type="dxa"/>
            <w:tcBorders>
              <w:top w:val="nil"/>
              <w:left w:val="nil"/>
              <w:bottom w:val="single" w:color="auto" w:sz="4" w:space="0"/>
              <w:right w:val="single" w:color="auto" w:sz="4" w:space="0"/>
            </w:tcBorders>
            <w:noWrap/>
            <w:tcMar/>
            <w:vAlign w:val="bottom"/>
            <w:hideMark/>
          </w:tcPr>
          <w:p w:rsidR="00D21698" w:rsidRDefault="00D21698" w14:paraId="60A76A6E" w14:textId="77777777">
            <w:pPr>
              <w:jc w:val="right"/>
              <w:rPr>
                <w:rFonts w:ascii="Aptos Narrow" w:hAnsi="Aptos Narrow"/>
                <w:color w:val="000000"/>
              </w:rPr>
            </w:pPr>
            <w:r>
              <w:rPr>
                <w:rFonts w:ascii="Aptos Narrow" w:hAnsi="Aptos Narrow"/>
                <w:color w:val="000000"/>
              </w:rPr>
              <w:t>19.5%</w:t>
            </w:r>
          </w:p>
        </w:tc>
        <w:tc>
          <w:tcPr>
            <w:tcW w:w="1410" w:type="dxa"/>
            <w:tcBorders>
              <w:top w:val="nil"/>
              <w:left w:val="nil"/>
              <w:bottom w:val="single" w:color="auto" w:sz="4" w:space="0"/>
              <w:right w:val="single" w:color="auto" w:sz="4" w:space="0"/>
            </w:tcBorders>
            <w:noWrap/>
            <w:tcMar/>
            <w:vAlign w:val="bottom"/>
            <w:hideMark/>
          </w:tcPr>
          <w:p w:rsidR="00D21698" w:rsidRDefault="00D21698" w14:paraId="11AAE165" w14:textId="716AB76C">
            <w:pPr>
              <w:jc w:val="right"/>
              <w:rPr>
                <w:rFonts w:ascii="Aptos Narrow" w:hAnsi="Aptos Narrow"/>
                <w:color w:val="000000"/>
              </w:rPr>
            </w:pPr>
            <w:r w:rsidRPr="09210A35" w:rsidR="2F41540A">
              <w:rPr>
                <w:rFonts w:ascii="Aptos Narrow" w:hAnsi="Aptos Narrow"/>
                <w:color w:val="000000" w:themeColor="text1" w:themeTint="FF" w:themeShade="FF"/>
              </w:rPr>
              <w:t>8.</w:t>
            </w:r>
            <w:r w:rsidRPr="09210A35" w:rsidR="5DE3F92B">
              <w:rPr>
                <w:rFonts w:ascii="Aptos Narrow" w:hAnsi="Aptos Narrow"/>
                <w:color w:val="000000" w:themeColor="text1" w:themeTint="FF" w:themeShade="FF"/>
              </w:rPr>
              <w:t>3</w:t>
            </w:r>
            <w:r w:rsidRPr="09210A35" w:rsidR="2F41540A">
              <w:rPr>
                <w:rFonts w:ascii="Aptos Narrow" w:hAnsi="Aptos Narrow"/>
                <w:color w:val="000000" w:themeColor="text1" w:themeTint="FF" w:themeShade="FF"/>
              </w:rPr>
              <w:t>%</w:t>
            </w:r>
          </w:p>
        </w:tc>
        <w:tc>
          <w:tcPr>
            <w:tcW w:w="1599" w:type="dxa"/>
            <w:tcBorders>
              <w:top w:val="nil"/>
              <w:left w:val="nil"/>
              <w:bottom w:val="single" w:color="auto" w:sz="4" w:space="0"/>
              <w:right w:val="single" w:color="auto" w:sz="4" w:space="0"/>
            </w:tcBorders>
            <w:noWrap/>
            <w:tcMar/>
            <w:vAlign w:val="bottom"/>
            <w:hideMark/>
          </w:tcPr>
          <w:p w:rsidR="00D21698" w:rsidRDefault="00D21698" w14:paraId="63959497" w14:textId="77777777">
            <w:pPr>
              <w:jc w:val="right"/>
              <w:rPr>
                <w:rFonts w:ascii="Aptos Narrow" w:hAnsi="Aptos Narrow"/>
                <w:color w:val="000000"/>
              </w:rPr>
            </w:pPr>
            <w:r>
              <w:rPr>
                <w:rFonts w:ascii="Aptos Narrow" w:hAnsi="Aptos Narrow"/>
                <w:color w:val="000000"/>
              </w:rPr>
              <w:t>5.0%</w:t>
            </w:r>
          </w:p>
        </w:tc>
        <w:tc>
          <w:tcPr>
            <w:tcW w:w="1418" w:type="dxa"/>
            <w:tcBorders>
              <w:top w:val="nil"/>
              <w:left w:val="nil"/>
              <w:bottom w:val="single" w:color="auto" w:sz="4" w:space="0"/>
              <w:right w:val="single" w:color="auto" w:sz="4" w:space="0"/>
            </w:tcBorders>
            <w:noWrap/>
            <w:tcMar/>
            <w:vAlign w:val="bottom"/>
            <w:hideMark/>
          </w:tcPr>
          <w:p w:rsidR="00D21698" w:rsidRDefault="00D21698" w14:paraId="7C7247D5" w14:textId="77777777">
            <w:pPr>
              <w:jc w:val="right"/>
              <w:rPr>
                <w:rFonts w:ascii="Aptos Narrow" w:hAnsi="Aptos Narrow"/>
                <w:color w:val="000000"/>
              </w:rPr>
            </w:pPr>
            <w:r>
              <w:rPr>
                <w:rFonts w:ascii="Aptos Narrow" w:hAnsi="Aptos Narrow"/>
                <w:color w:val="000000"/>
              </w:rPr>
              <w:t>10.0%</w:t>
            </w:r>
          </w:p>
        </w:tc>
        <w:tc>
          <w:tcPr>
            <w:tcW w:w="1298" w:type="dxa"/>
            <w:tcBorders>
              <w:top w:val="nil"/>
              <w:left w:val="nil"/>
              <w:bottom w:val="single" w:color="auto" w:sz="4" w:space="0"/>
              <w:right w:val="single" w:color="auto" w:sz="4" w:space="0"/>
            </w:tcBorders>
            <w:noWrap/>
            <w:tcMar/>
            <w:vAlign w:val="bottom"/>
            <w:hideMark/>
          </w:tcPr>
          <w:p w:rsidR="00D21698" w:rsidRDefault="00D21698" w14:paraId="473AB48F" w14:textId="77777777">
            <w:pPr>
              <w:jc w:val="right"/>
              <w:rPr>
                <w:rFonts w:ascii="Aptos Narrow" w:hAnsi="Aptos Narrow"/>
                <w:b/>
                <w:bCs/>
                <w:color w:val="000000"/>
              </w:rPr>
            </w:pPr>
            <w:r>
              <w:rPr>
                <w:rFonts w:ascii="Aptos Narrow" w:hAnsi="Aptos Narrow"/>
                <w:b/>
                <w:bCs/>
                <w:color w:val="000000"/>
              </w:rPr>
              <w:t>109.6%</w:t>
            </w:r>
          </w:p>
        </w:tc>
      </w:tr>
      <w:tr w:rsidR="00001525" w:rsidTr="09210A35" w14:paraId="7F2D4276" w14:textId="77777777">
        <w:trPr>
          <w:trHeight w:val="320"/>
        </w:trPr>
        <w:tc>
          <w:tcPr>
            <w:tcW w:w="3089" w:type="dxa"/>
            <w:tcBorders>
              <w:top w:val="nil"/>
              <w:left w:val="single" w:color="auto" w:sz="4" w:space="0"/>
              <w:bottom w:val="single" w:color="auto" w:sz="4" w:space="0"/>
              <w:right w:val="single" w:color="auto" w:sz="4" w:space="0"/>
            </w:tcBorders>
            <w:noWrap/>
            <w:tcMar/>
            <w:vAlign w:val="bottom"/>
            <w:hideMark/>
          </w:tcPr>
          <w:p w:rsidR="00001525" w:rsidP="00001525" w:rsidRDefault="00001525" w14:paraId="1C77BDD1" w14:textId="16A8254C">
            <w:pPr>
              <w:rPr>
                <w:rFonts w:ascii="Aptos Narrow" w:hAnsi="Aptos Narrow"/>
                <w:color w:val="000000"/>
              </w:rPr>
            </w:pPr>
            <w:r>
              <w:rPr>
                <w:rFonts w:ascii="Aptos Narrow" w:hAnsi="Aptos Narrow"/>
                <w:color w:val="000000"/>
              </w:rPr>
              <w:t>Adjusted proportionally to 100%</w:t>
            </w:r>
          </w:p>
        </w:tc>
        <w:tc>
          <w:tcPr>
            <w:tcW w:w="1580" w:type="dxa"/>
            <w:tcBorders>
              <w:top w:val="nil"/>
              <w:left w:val="nil"/>
              <w:bottom w:val="single" w:color="auto" w:sz="4" w:space="0"/>
              <w:right w:val="single" w:color="auto" w:sz="4" w:space="0"/>
            </w:tcBorders>
            <w:noWrap/>
            <w:tcMar/>
            <w:vAlign w:val="bottom"/>
            <w:hideMark/>
          </w:tcPr>
          <w:p w:rsidRPr="00001525" w:rsidR="00001525" w:rsidP="00001525" w:rsidRDefault="00001525" w14:paraId="38B9BF09" w14:textId="480DB1C9">
            <w:pPr>
              <w:jc w:val="right"/>
              <w:rPr>
                <w:rFonts w:ascii="Aptos Narrow" w:hAnsi="Aptos Narrow"/>
                <w:color w:val="000000"/>
                <w:highlight w:val="yellow"/>
              </w:rPr>
            </w:pPr>
            <w:r w:rsidRPr="00001525">
              <w:rPr>
                <w:rFonts w:ascii="Aptos Narrow" w:hAnsi="Aptos Narrow"/>
                <w:color w:val="000000"/>
                <w:highlight w:val="yellow"/>
              </w:rPr>
              <w:t>59.4%</w:t>
            </w:r>
          </w:p>
        </w:tc>
        <w:tc>
          <w:tcPr>
            <w:tcW w:w="1698" w:type="dxa"/>
            <w:tcBorders>
              <w:top w:val="nil"/>
              <w:left w:val="nil"/>
              <w:bottom w:val="single" w:color="auto" w:sz="4" w:space="0"/>
              <w:right w:val="single" w:color="auto" w:sz="4" w:space="0"/>
            </w:tcBorders>
            <w:noWrap/>
            <w:tcMar/>
            <w:vAlign w:val="bottom"/>
            <w:hideMark/>
          </w:tcPr>
          <w:p w:rsidRPr="00001525" w:rsidR="00001525" w:rsidP="00001525" w:rsidRDefault="00001525" w14:paraId="48E29A61" w14:textId="77777777">
            <w:pPr>
              <w:jc w:val="right"/>
              <w:rPr>
                <w:rFonts w:ascii="Aptos Narrow" w:hAnsi="Aptos Narrow"/>
                <w:color w:val="000000"/>
                <w:highlight w:val="yellow"/>
              </w:rPr>
            </w:pPr>
            <w:r w:rsidRPr="00001525">
              <w:rPr>
                <w:rFonts w:ascii="Aptos Narrow" w:hAnsi="Aptos Narrow"/>
                <w:color w:val="000000"/>
                <w:highlight w:val="yellow"/>
              </w:rPr>
              <w:t>17.3%</w:t>
            </w:r>
          </w:p>
        </w:tc>
        <w:tc>
          <w:tcPr>
            <w:tcW w:w="1410" w:type="dxa"/>
            <w:tcBorders>
              <w:top w:val="nil"/>
              <w:left w:val="nil"/>
              <w:bottom w:val="single" w:color="auto" w:sz="4" w:space="0"/>
              <w:right w:val="single" w:color="auto" w:sz="4" w:space="0"/>
            </w:tcBorders>
            <w:noWrap/>
            <w:tcMar/>
            <w:vAlign w:val="bottom"/>
            <w:hideMark/>
          </w:tcPr>
          <w:p w:rsidRPr="00001525" w:rsidR="00001525" w:rsidP="00001525" w:rsidRDefault="00001525" w14:paraId="38495A79" w14:textId="137FF20E">
            <w:pPr>
              <w:jc w:val="right"/>
              <w:rPr>
                <w:rFonts w:ascii="Aptos Narrow" w:hAnsi="Aptos Narrow"/>
                <w:color w:val="000000"/>
                <w:highlight w:val="yellow"/>
              </w:rPr>
            </w:pPr>
            <w:r w:rsidRPr="00001525">
              <w:rPr>
                <w:rFonts w:ascii="Aptos Narrow" w:hAnsi="Aptos Narrow"/>
                <w:color w:val="000000"/>
                <w:highlight w:val="yellow"/>
              </w:rPr>
              <w:t>8.3%</w:t>
            </w:r>
          </w:p>
        </w:tc>
        <w:tc>
          <w:tcPr>
            <w:tcW w:w="1599" w:type="dxa"/>
            <w:tcBorders>
              <w:top w:val="nil"/>
              <w:left w:val="nil"/>
              <w:bottom w:val="single" w:color="auto" w:sz="4" w:space="0"/>
              <w:right w:val="single" w:color="auto" w:sz="4" w:space="0"/>
            </w:tcBorders>
            <w:noWrap/>
            <w:tcMar/>
            <w:vAlign w:val="bottom"/>
            <w:hideMark/>
          </w:tcPr>
          <w:p w:rsidRPr="00001525" w:rsidR="00001525" w:rsidP="00001525" w:rsidRDefault="00001525" w14:paraId="7120A8A0" w14:textId="77777777">
            <w:pPr>
              <w:jc w:val="right"/>
              <w:rPr>
                <w:rFonts w:ascii="Aptos Narrow" w:hAnsi="Aptos Narrow"/>
                <w:color w:val="000000"/>
                <w:highlight w:val="yellow"/>
              </w:rPr>
            </w:pPr>
            <w:r w:rsidRPr="00001525">
              <w:rPr>
                <w:rFonts w:ascii="Aptos Narrow" w:hAnsi="Aptos Narrow"/>
                <w:color w:val="000000"/>
                <w:highlight w:val="yellow"/>
              </w:rPr>
              <w:t>5.0%</w:t>
            </w:r>
          </w:p>
        </w:tc>
        <w:tc>
          <w:tcPr>
            <w:tcW w:w="1418" w:type="dxa"/>
            <w:tcBorders>
              <w:top w:val="nil"/>
              <w:left w:val="nil"/>
              <w:bottom w:val="single" w:color="auto" w:sz="4" w:space="0"/>
              <w:right w:val="single" w:color="auto" w:sz="4" w:space="0"/>
            </w:tcBorders>
            <w:noWrap/>
            <w:tcMar/>
            <w:vAlign w:val="bottom"/>
            <w:hideMark/>
          </w:tcPr>
          <w:p w:rsidRPr="00D21698" w:rsidR="00001525" w:rsidP="00001525" w:rsidRDefault="00001525" w14:paraId="0CF1E5B5" w14:textId="77777777">
            <w:pPr>
              <w:jc w:val="right"/>
              <w:rPr>
                <w:rFonts w:ascii="Aptos Narrow" w:hAnsi="Aptos Narrow"/>
                <w:color w:val="000000"/>
                <w:highlight w:val="yellow"/>
              </w:rPr>
            </w:pPr>
            <w:r w:rsidRPr="00D21698">
              <w:rPr>
                <w:rFonts w:ascii="Aptos Narrow" w:hAnsi="Aptos Narrow"/>
                <w:color w:val="000000"/>
                <w:highlight w:val="yellow"/>
              </w:rPr>
              <w:t>10.0%</w:t>
            </w:r>
          </w:p>
        </w:tc>
        <w:tc>
          <w:tcPr>
            <w:tcW w:w="1298" w:type="dxa"/>
            <w:tcBorders>
              <w:top w:val="nil"/>
              <w:left w:val="nil"/>
              <w:bottom w:val="single" w:color="auto" w:sz="4" w:space="0"/>
              <w:right w:val="single" w:color="auto" w:sz="4" w:space="0"/>
            </w:tcBorders>
            <w:noWrap/>
            <w:tcMar/>
            <w:vAlign w:val="bottom"/>
            <w:hideMark/>
          </w:tcPr>
          <w:p w:rsidRPr="00D21698" w:rsidR="00001525" w:rsidP="00001525" w:rsidRDefault="00001525" w14:paraId="370613AA" w14:textId="77777777">
            <w:pPr>
              <w:jc w:val="right"/>
              <w:rPr>
                <w:rFonts w:ascii="Aptos Narrow" w:hAnsi="Aptos Narrow"/>
                <w:b/>
                <w:bCs/>
                <w:color w:val="000000"/>
                <w:highlight w:val="yellow"/>
              </w:rPr>
            </w:pPr>
            <w:r w:rsidRPr="00D21698">
              <w:rPr>
                <w:rFonts w:ascii="Aptos Narrow" w:hAnsi="Aptos Narrow"/>
                <w:b/>
                <w:bCs/>
                <w:color w:val="000000"/>
                <w:highlight w:val="yellow"/>
              </w:rPr>
              <w:t>100.0%</w:t>
            </w:r>
          </w:p>
        </w:tc>
      </w:tr>
    </w:tbl>
    <w:p w:rsidRPr="001D531B" w:rsidR="001D531B" w:rsidP="001D531B" w:rsidRDefault="001D531B" w14:paraId="311E8F8B" w14:textId="77777777">
      <w:pPr>
        <w:rPr>
          <w:b/>
          <w:bCs/>
        </w:rPr>
      </w:pPr>
    </w:p>
    <w:p w:rsidR="001D531B" w:rsidP="00EA2B88" w:rsidRDefault="001D531B" w14:paraId="7650D20C" w14:textId="77777777">
      <w:pPr>
        <w:rPr>
          <w:b/>
          <w:bCs/>
        </w:rPr>
      </w:pPr>
    </w:p>
    <w:p w:rsidRPr="00FC5098" w:rsidR="00FC5098" w:rsidP="00F84AE3" w:rsidRDefault="00C92242" w14:paraId="379A4533" w14:textId="096557F5">
      <w:pPr>
        <w:pStyle w:val="NoSpacing"/>
        <w:rPr>
          <w:rStyle w:val="Hyperlink"/>
        </w:rPr>
      </w:pPr>
      <w:commentRangeStart w:id="25"/>
      <w:commentRangeStart w:id="26"/>
      <w:commentRangeStart w:id="27"/>
      <w:r w:rsidRPr="5749987A">
        <w:rPr>
          <w:b/>
          <w:bCs/>
        </w:rPr>
        <w:t xml:space="preserve">INDIA: </w:t>
      </w:r>
      <w:r w:rsidR="00B84B00">
        <w:t>Johnson et al (2019)</w:t>
      </w:r>
      <w:r w:rsidR="00FC5098">
        <w:t xml:space="preserve"> </w:t>
      </w:r>
      <w:r w:rsidR="00FC5098">
        <w:fldChar w:fldCharType="begin"/>
      </w:r>
      <w:r>
        <w:instrText>HYPERLINK "https://www.mdpi.com/2072-6643/11/2/318"</w:instrText>
      </w:r>
      <w:r w:rsidR="00FC5098">
        <w:fldChar w:fldCharType="separate"/>
      </w:r>
      <w:r w:rsidRPr="5749987A" w:rsidR="00FC5098">
        <w:rPr>
          <w:rStyle w:val="Hyperlink"/>
        </w:rPr>
        <w:t>Sources of Dietary Salt in North and South India Estimated from 24 Hour Dietary Recall</w:t>
      </w:r>
    </w:p>
    <w:p w:rsidRPr="00FC5098" w:rsidR="00F84AE3" w:rsidP="00F84AE3" w:rsidRDefault="00FC5098" w14:paraId="3F50D880" w14:textId="77777777">
      <w:pPr>
        <w:pStyle w:val="NoSpacing"/>
      </w:pPr>
      <w:r>
        <w:fldChar w:fldCharType="end"/>
      </w:r>
      <w:commentRangeEnd w:id="25"/>
      <w:r w:rsidRPr="00FC5098" w:rsidR="002D17E8">
        <w:rPr>
          <w:rStyle w:val="CommentReference"/>
          <w:sz w:val="24"/>
          <w:szCs w:val="24"/>
        </w:rPr>
        <w:commentReference w:id="25"/>
      </w:r>
      <w:commentRangeEnd w:id="26"/>
      <w:r>
        <w:rPr>
          <w:rStyle w:val="CommentReference"/>
        </w:rPr>
        <w:commentReference w:id="26"/>
      </w:r>
      <w:commentRangeEnd w:id="27"/>
      <w:r>
        <w:rPr>
          <w:rStyle w:val="CommentReference"/>
        </w:rPr>
        <w:commentReference w:id="27"/>
      </w:r>
    </w:p>
    <w:tbl>
      <w:tblPr>
        <w:tblW w:w="13045" w:type="dxa"/>
        <w:tblLook w:val="04A0" w:firstRow="1" w:lastRow="0" w:firstColumn="1" w:lastColumn="0" w:noHBand="0" w:noVBand="1"/>
      </w:tblPr>
      <w:tblGrid>
        <w:gridCol w:w="3260"/>
        <w:gridCol w:w="1865"/>
        <w:gridCol w:w="1530"/>
        <w:gridCol w:w="1620"/>
        <w:gridCol w:w="1530"/>
        <w:gridCol w:w="1350"/>
        <w:gridCol w:w="1890"/>
      </w:tblGrid>
      <w:tr w:rsidRPr="00647B73" w:rsidR="00647B73" w:rsidTr="00AE47F4" w14:paraId="6FB98C96" w14:textId="77777777">
        <w:trPr>
          <w:trHeight w:val="728"/>
        </w:trPr>
        <w:tc>
          <w:tcPr>
            <w:tcW w:w="3260" w:type="dxa"/>
            <w:tcBorders>
              <w:top w:val="single" w:color="auto" w:sz="4" w:space="0"/>
              <w:left w:val="single" w:color="auto" w:sz="4" w:space="0"/>
              <w:bottom w:val="single" w:color="auto" w:sz="4" w:space="0"/>
              <w:right w:val="single" w:color="auto" w:sz="4" w:space="0"/>
            </w:tcBorders>
            <w:noWrap/>
            <w:vAlign w:val="bottom"/>
            <w:hideMark/>
          </w:tcPr>
          <w:p w:rsidRPr="00647B73" w:rsidR="00647B73" w:rsidP="00647B73" w:rsidRDefault="00647B73" w14:paraId="3F0E2CA7" w14:textId="77777777">
            <w:pPr>
              <w:rPr>
                <w:rFonts w:ascii="Aptos Narrow" w:hAnsi="Aptos Narrow"/>
                <w:color w:val="000000"/>
              </w:rPr>
            </w:pPr>
            <w:r w:rsidRPr="00647B73">
              <w:rPr>
                <w:rFonts w:ascii="Aptos Narrow" w:hAnsi="Aptos Narrow"/>
                <w:color w:val="000000"/>
              </w:rPr>
              <w:t> </w:t>
            </w:r>
          </w:p>
        </w:tc>
        <w:tc>
          <w:tcPr>
            <w:tcW w:w="1865" w:type="dxa"/>
            <w:tcBorders>
              <w:top w:val="single" w:color="auto" w:sz="4" w:space="0"/>
              <w:left w:val="nil"/>
              <w:bottom w:val="single" w:color="auto" w:sz="4" w:space="0"/>
              <w:right w:val="single" w:color="auto" w:sz="4" w:space="0"/>
            </w:tcBorders>
            <w:vAlign w:val="center"/>
            <w:hideMark/>
          </w:tcPr>
          <w:p w:rsidRPr="00647B73" w:rsidR="00647B73" w:rsidP="00647B73" w:rsidRDefault="00647B73" w14:paraId="1DD3E9EC" w14:textId="77777777">
            <w:pPr>
              <w:rPr>
                <w:rFonts w:ascii="Calibri" w:hAnsi="Calibri" w:cs="Calibri"/>
                <w:b/>
                <w:bCs/>
                <w:color w:val="000000"/>
              </w:rPr>
            </w:pPr>
            <w:r w:rsidRPr="00647B73">
              <w:rPr>
                <w:rFonts w:ascii="Calibri" w:hAnsi="Calibri" w:cs="Calibri"/>
                <w:b/>
                <w:bCs/>
                <w:color w:val="000000"/>
              </w:rPr>
              <w:t xml:space="preserve"> discretionary </w:t>
            </w:r>
          </w:p>
        </w:tc>
        <w:tc>
          <w:tcPr>
            <w:tcW w:w="1530" w:type="dxa"/>
            <w:tcBorders>
              <w:top w:val="single" w:color="auto" w:sz="4" w:space="0"/>
              <w:left w:val="nil"/>
              <w:bottom w:val="single" w:color="auto" w:sz="4" w:space="0"/>
              <w:right w:val="single" w:color="auto" w:sz="4" w:space="0"/>
            </w:tcBorders>
            <w:vAlign w:val="center"/>
            <w:hideMark/>
          </w:tcPr>
          <w:p w:rsidRPr="00647B73" w:rsidR="00647B73" w:rsidP="00647B73" w:rsidRDefault="00647B73" w14:paraId="65C1C1BF" w14:textId="77777777">
            <w:pPr>
              <w:rPr>
                <w:rFonts w:ascii="Calibri" w:hAnsi="Calibri" w:cs="Calibri"/>
                <w:b/>
                <w:bCs/>
                <w:color w:val="000000"/>
              </w:rPr>
            </w:pPr>
            <w:r w:rsidRPr="00647B73">
              <w:rPr>
                <w:rFonts w:ascii="Calibri" w:hAnsi="Calibri" w:cs="Calibri"/>
                <w:b/>
                <w:bCs/>
                <w:color w:val="000000"/>
              </w:rPr>
              <w:t xml:space="preserve">packaged food </w:t>
            </w:r>
          </w:p>
        </w:tc>
        <w:tc>
          <w:tcPr>
            <w:tcW w:w="1620" w:type="dxa"/>
            <w:tcBorders>
              <w:top w:val="single" w:color="auto" w:sz="4" w:space="0"/>
              <w:left w:val="nil"/>
              <w:bottom w:val="single" w:color="auto" w:sz="4" w:space="0"/>
              <w:right w:val="single" w:color="auto" w:sz="4" w:space="0"/>
            </w:tcBorders>
            <w:vAlign w:val="center"/>
            <w:hideMark/>
          </w:tcPr>
          <w:p w:rsidRPr="00647B73" w:rsidR="00647B73" w:rsidP="00647B73" w:rsidRDefault="00647B73" w14:paraId="5532B35F" w14:textId="77777777">
            <w:pPr>
              <w:rPr>
                <w:rFonts w:ascii="Calibri" w:hAnsi="Calibri" w:cs="Calibri"/>
                <w:b/>
                <w:bCs/>
                <w:color w:val="000000"/>
              </w:rPr>
            </w:pPr>
            <w:r w:rsidRPr="00647B73">
              <w:rPr>
                <w:rFonts w:ascii="Calibri" w:hAnsi="Calibri" w:cs="Calibri"/>
                <w:b/>
                <w:bCs/>
                <w:color w:val="000000"/>
              </w:rPr>
              <w:t>outside the home</w:t>
            </w:r>
          </w:p>
        </w:tc>
        <w:tc>
          <w:tcPr>
            <w:tcW w:w="1530" w:type="dxa"/>
            <w:tcBorders>
              <w:top w:val="single" w:color="auto" w:sz="4" w:space="0"/>
              <w:left w:val="nil"/>
              <w:bottom w:val="single" w:color="auto" w:sz="4" w:space="0"/>
              <w:right w:val="single" w:color="auto" w:sz="4" w:space="0"/>
            </w:tcBorders>
            <w:vAlign w:val="center"/>
            <w:hideMark/>
          </w:tcPr>
          <w:p w:rsidRPr="00647B73" w:rsidR="00647B73" w:rsidP="00647B73" w:rsidRDefault="00647B73" w14:paraId="15182E70" w14:textId="77777777">
            <w:pPr>
              <w:rPr>
                <w:rFonts w:ascii="Calibri" w:hAnsi="Calibri" w:cs="Calibri"/>
                <w:b/>
                <w:bCs/>
                <w:color w:val="000000"/>
              </w:rPr>
            </w:pPr>
            <w:r w:rsidRPr="00647B73">
              <w:rPr>
                <w:rFonts w:ascii="Calibri" w:hAnsi="Calibri" w:cs="Calibri"/>
                <w:b/>
                <w:bCs/>
                <w:color w:val="000000"/>
              </w:rPr>
              <w:t>public food procurement</w:t>
            </w:r>
          </w:p>
        </w:tc>
        <w:tc>
          <w:tcPr>
            <w:tcW w:w="1350" w:type="dxa"/>
            <w:tcBorders>
              <w:top w:val="single" w:color="auto" w:sz="4" w:space="0"/>
              <w:left w:val="nil"/>
              <w:bottom w:val="single" w:color="auto" w:sz="4" w:space="0"/>
              <w:right w:val="single" w:color="auto" w:sz="4" w:space="0"/>
            </w:tcBorders>
            <w:vAlign w:val="center"/>
            <w:hideMark/>
          </w:tcPr>
          <w:p w:rsidRPr="00647B73" w:rsidR="00647B73" w:rsidP="00647B73" w:rsidRDefault="00647B73" w14:paraId="5BBA39E1" w14:textId="77777777">
            <w:pPr>
              <w:rPr>
                <w:rFonts w:ascii="Calibri" w:hAnsi="Calibri" w:cs="Calibri"/>
                <w:b/>
                <w:bCs/>
                <w:color w:val="000000"/>
              </w:rPr>
            </w:pPr>
            <w:r w:rsidRPr="00647B73">
              <w:rPr>
                <w:rFonts w:ascii="Calibri" w:hAnsi="Calibri" w:cs="Calibri"/>
                <w:b/>
                <w:bCs/>
                <w:color w:val="000000"/>
              </w:rPr>
              <w:t>inherent in foods</w:t>
            </w:r>
          </w:p>
        </w:tc>
        <w:tc>
          <w:tcPr>
            <w:tcW w:w="1890" w:type="dxa"/>
            <w:tcBorders>
              <w:top w:val="single" w:color="auto" w:sz="4" w:space="0"/>
              <w:left w:val="nil"/>
              <w:bottom w:val="single" w:color="auto" w:sz="4" w:space="0"/>
              <w:right w:val="single" w:color="auto" w:sz="4" w:space="0"/>
            </w:tcBorders>
            <w:vAlign w:val="center"/>
            <w:hideMark/>
          </w:tcPr>
          <w:p w:rsidRPr="00647B73" w:rsidR="00647B73" w:rsidP="00647B73" w:rsidRDefault="00647B73" w14:paraId="124B599D" w14:textId="77777777">
            <w:pPr>
              <w:rPr>
                <w:rFonts w:ascii="Calibri" w:hAnsi="Calibri" w:cs="Calibri"/>
                <w:b/>
                <w:bCs/>
                <w:color w:val="000000"/>
              </w:rPr>
            </w:pPr>
            <w:r w:rsidRPr="00647B73">
              <w:rPr>
                <w:rFonts w:ascii="Calibri" w:hAnsi="Calibri" w:cs="Calibri"/>
                <w:b/>
                <w:bCs/>
                <w:color w:val="000000"/>
              </w:rPr>
              <w:t>Total</w:t>
            </w:r>
          </w:p>
        </w:tc>
      </w:tr>
      <w:tr w:rsidRPr="00647B73" w:rsidR="00647B73" w:rsidTr="00AE47F4" w14:paraId="494D4BDA" w14:textId="77777777">
        <w:trPr>
          <w:trHeight w:val="320"/>
        </w:trPr>
        <w:tc>
          <w:tcPr>
            <w:tcW w:w="3260" w:type="dxa"/>
            <w:tcBorders>
              <w:top w:val="nil"/>
              <w:left w:val="single" w:color="auto" w:sz="4" w:space="0"/>
              <w:bottom w:val="single" w:color="auto" w:sz="4" w:space="0"/>
              <w:right w:val="single" w:color="auto" w:sz="4" w:space="0"/>
            </w:tcBorders>
            <w:noWrap/>
            <w:vAlign w:val="bottom"/>
            <w:hideMark/>
          </w:tcPr>
          <w:p w:rsidRPr="00647B73" w:rsidR="00647B73" w:rsidP="00647B73" w:rsidRDefault="00647B73" w14:paraId="3C534B4E" w14:textId="77777777">
            <w:pPr>
              <w:rPr>
                <w:rFonts w:ascii="Aptos Narrow" w:hAnsi="Aptos Narrow"/>
                <w:color w:val="000000"/>
              </w:rPr>
            </w:pPr>
            <w:r w:rsidRPr="00647B73">
              <w:rPr>
                <w:rFonts w:ascii="Aptos Narrow" w:hAnsi="Aptos Narrow"/>
                <w:color w:val="000000"/>
              </w:rPr>
              <w:t>From Nicole</w:t>
            </w:r>
          </w:p>
        </w:tc>
        <w:tc>
          <w:tcPr>
            <w:tcW w:w="1865" w:type="dxa"/>
            <w:tcBorders>
              <w:top w:val="nil"/>
              <w:left w:val="nil"/>
              <w:bottom w:val="single" w:color="auto" w:sz="4" w:space="0"/>
              <w:right w:val="single" w:color="auto" w:sz="4" w:space="0"/>
            </w:tcBorders>
            <w:noWrap/>
            <w:vAlign w:val="bottom"/>
            <w:hideMark/>
          </w:tcPr>
          <w:p w:rsidRPr="00647B73" w:rsidR="00647B73" w:rsidP="00647B73" w:rsidRDefault="00647B73" w14:paraId="627CD011" w14:textId="77777777">
            <w:pPr>
              <w:jc w:val="right"/>
              <w:rPr>
                <w:rFonts w:ascii="Aptos Narrow" w:hAnsi="Aptos Narrow"/>
                <w:color w:val="000000"/>
              </w:rPr>
            </w:pPr>
            <w:r w:rsidRPr="00647B73">
              <w:rPr>
                <w:rFonts w:ascii="Aptos Narrow" w:hAnsi="Aptos Narrow"/>
                <w:color w:val="000000"/>
              </w:rPr>
              <w:t>83.0%</w:t>
            </w:r>
          </w:p>
        </w:tc>
        <w:tc>
          <w:tcPr>
            <w:tcW w:w="1530" w:type="dxa"/>
            <w:tcBorders>
              <w:top w:val="nil"/>
              <w:left w:val="nil"/>
              <w:bottom w:val="single" w:color="auto" w:sz="4" w:space="0"/>
              <w:right w:val="single" w:color="auto" w:sz="4" w:space="0"/>
            </w:tcBorders>
            <w:noWrap/>
            <w:vAlign w:val="bottom"/>
            <w:hideMark/>
          </w:tcPr>
          <w:p w:rsidRPr="00647B73" w:rsidR="00647B73" w:rsidP="00647B73" w:rsidRDefault="00647B73" w14:paraId="6947091F" w14:textId="77777777">
            <w:pPr>
              <w:jc w:val="right"/>
              <w:rPr>
                <w:rFonts w:ascii="Aptos Narrow" w:hAnsi="Aptos Narrow"/>
                <w:color w:val="000000"/>
              </w:rPr>
            </w:pPr>
            <w:r w:rsidRPr="00647B73">
              <w:rPr>
                <w:rFonts w:ascii="Aptos Narrow" w:hAnsi="Aptos Narrow"/>
                <w:color w:val="000000"/>
              </w:rPr>
              <w:t>7%</w:t>
            </w:r>
          </w:p>
        </w:tc>
        <w:tc>
          <w:tcPr>
            <w:tcW w:w="1620" w:type="dxa"/>
            <w:tcBorders>
              <w:top w:val="nil"/>
              <w:left w:val="nil"/>
              <w:bottom w:val="single" w:color="auto" w:sz="4" w:space="0"/>
              <w:right w:val="single" w:color="auto" w:sz="4" w:space="0"/>
            </w:tcBorders>
            <w:noWrap/>
            <w:vAlign w:val="bottom"/>
            <w:hideMark/>
          </w:tcPr>
          <w:p w:rsidRPr="00647B73" w:rsidR="00647B73" w:rsidP="00647B73" w:rsidRDefault="00647B73" w14:paraId="6535C825" w14:textId="77777777">
            <w:pPr>
              <w:jc w:val="right"/>
              <w:rPr>
                <w:rFonts w:ascii="Aptos Narrow" w:hAnsi="Aptos Narrow"/>
                <w:color w:val="000000"/>
              </w:rPr>
            </w:pPr>
            <w:r w:rsidRPr="00647B73">
              <w:rPr>
                <w:rFonts w:ascii="Aptos Narrow" w:hAnsi="Aptos Narrow"/>
                <w:color w:val="000000"/>
              </w:rPr>
              <w:t>5.0%</w:t>
            </w:r>
          </w:p>
        </w:tc>
        <w:tc>
          <w:tcPr>
            <w:tcW w:w="1530" w:type="dxa"/>
            <w:tcBorders>
              <w:top w:val="nil"/>
              <w:left w:val="nil"/>
              <w:bottom w:val="single" w:color="auto" w:sz="4" w:space="0"/>
              <w:right w:val="single" w:color="auto" w:sz="4" w:space="0"/>
            </w:tcBorders>
            <w:noWrap/>
            <w:vAlign w:val="bottom"/>
            <w:hideMark/>
          </w:tcPr>
          <w:p w:rsidRPr="00647B73" w:rsidR="00647B73" w:rsidP="00647B73" w:rsidRDefault="00647B73" w14:paraId="5B4C2422" w14:textId="77777777">
            <w:pPr>
              <w:jc w:val="right"/>
              <w:rPr>
                <w:rFonts w:ascii="Aptos Narrow" w:hAnsi="Aptos Narrow"/>
                <w:color w:val="000000"/>
              </w:rPr>
            </w:pPr>
            <w:r w:rsidRPr="00647B73">
              <w:rPr>
                <w:rFonts w:ascii="Aptos Narrow" w:hAnsi="Aptos Narrow"/>
                <w:color w:val="000000"/>
              </w:rPr>
              <w:t>5.0%</w:t>
            </w:r>
          </w:p>
        </w:tc>
        <w:tc>
          <w:tcPr>
            <w:tcW w:w="1350" w:type="dxa"/>
            <w:tcBorders>
              <w:top w:val="nil"/>
              <w:left w:val="nil"/>
              <w:bottom w:val="single" w:color="auto" w:sz="4" w:space="0"/>
              <w:right w:val="single" w:color="auto" w:sz="4" w:space="0"/>
            </w:tcBorders>
            <w:noWrap/>
            <w:vAlign w:val="bottom"/>
            <w:hideMark/>
          </w:tcPr>
          <w:p w:rsidRPr="00647B73" w:rsidR="00647B73" w:rsidP="00647B73" w:rsidRDefault="00647B73" w14:paraId="13130D63" w14:textId="77777777">
            <w:pPr>
              <w:jc w:val="right"/>
              <w:rPr>
                <w:rFonts w:ascii="Aptos Narrow" w:hAnsi="Aptos Narrow"/>
                <w:color w:val="000000"/>
              </w:rPr>
            </w:pPr>
            <w:r w:rsidRPr="00647B73">
              <w:rPr>
                <w:rFonts w:ascii="Aptos Narrow" w:hAnsi="Aptos Narrow"/>
                <w:color w:val="000000"/>
              </w:rPr>
              <w:t>10.0%</w:t>
            </w:r>
          </w:p>
        </w:tc>
        <w:tc>
          <w:tcPr>
            <w:tcW w:w="1890" w:type="dxa"/>
            <w:tcBorders>
              <w:top w:val="nil"/>
              <w:left w:val="nil"/>
              <w:bottom w:val="single" w:color="auto" w:sz="4" w:space="0"/>
              <w:right w:val="single" w:color="auto" w:sz="4" w:space="0"/>
            </w:tcBorders>
            <w:noWrap/>
            <w:vAlign w:val="bottom"/>
            <w:hideMark/>
          </w:tcPr>
          <w:p w:rsidRPr="00647B73" w:rsidR="00647B73" w:rsidP="00647B73" w:rsidRDefault="00647B73" w14:paraId="5CF54B0E" w14:textId="77777777">
            <w:pPr>
              <w:jc w:val="right"/>
              <w:rPr>
                <w:rFonts w:ascii="Aptos Narrow" w:hAnsi="Aptos Narrow"/>
                <w:b/>
                <w:bCs/>
                <w:color w:val="000000"/>
              </w:rPr>
            </w:pPr>
            <w:r w:rsidRPr="00647B73">
              <w:rPr>
                <w:rFonts w:ascii="Aptos Narrow" w:hAnsi="Aptos Narrow"/>
                <w:b/>
                <w:bCs/>
                <w:color w:val="000000"/>
              </w:rPr>
              <w:t>110.0%</w:t>
            </w:r>
          </w:p>
        </w:tc>
      </w:tr>
      <w:tr w:rsidRPr="00647B73" w:rsidR="00647B73" w:rsidTr="00AE47F4" w14:paraId="25AAB887" w14:textId="77777777">
        <w:trPr>
          <w:trHeight w:val="320"/>
        </w:trPr>
        <w:tc>
          <w:tcPr>
            <w:tcW w:w="3260" w:type="dxa"/>
            <w:tcBorders>
              <w:top w:val="nil"/>
              <w:left w:val="single" w:color="auto" w:sz="4" w:space="0"/>
              <w:bottom w:val="single" w:color="auto" w:sz="4" w:space="0"/>
              <w:right w:val="single" w:color="auto" w:sz="4" w:space="0"/>
            </w:tcBorders>
            <w:noWrap/>
            <w:vAlign w:val="bottom"/>
            <w:hideMark/>
          </w:tcPr>
          <w:p w:rsidRPr="00647B73" w:rsidR="00647B73" w:rsidP="00647B73" w:rsidRDefault="00647B73" w14:paraId="3563B606" w14:textId="67DB7858">
            <w:pPr>
              <w:rPr>
                <w:rFonts w:ascii="Aptos Narrow" w:hAnsi="Aptos Narrow"/>
                <w:color w:val="000000"/>
              </w:rPr>
            </w:pPr>
            <w:r w:rsidRPr="00647B73">
              <w:rPr>
                <w:rFonts w:ascii="Aptos Narrow" w:hAnsi="Aptos Narrow"/>
                <w:color w:val="000000"/>
              </w:rPr>
              <w:t>Adjusted proportionally to 100%</w:t>
            </w:r>
          </w:p>
        </w:tc>
        <w:tc>
          <w:tcPr>
            <w:tcW w:w="1865" w:type="dxa"/>
            <w:tcBorders>
              <w:top w:val="nil"/>
              <w:left w:val="nil"/>
              <w:bottom w:val="single" w:color="auto" w:sz="4" w:space="0"/>
              <w:right w:val="single" w:color="auto" w:sz="4" w:space="0"/>
            </w:tcBorders>
            <w:noWrap/>
            <w:vAlign w:val="bottom"/>
            <w:hideMark/>
          </w:tcPr>
          <w:p w:rsidRPr="00AE47F4" w:rsidR="00647B73" w:rsidP="00647B73" w:rsidRDefault="00647B73" w14:paraId="4D4AD720" w14:textId="77777777">
            <w:pPr>
              <w:jc w:val="right"/>
              <w:rPr>
                <w:rFonts w:ascii="Aptos Narrow" w:hAnsi="Aptos Narrow"/>
                <w:color w:val="000000"/>
                <w:highlight w:val="yellow"/>
              </w:rPr>
            </w:pPr>
            <w:r w:rsidRPr="00AE47F4">
              <w:rPr>
                <w:rFonts w:ascii="Aptos Narrow" w:hAnsi="Aptos Narrow"/>
                <w:color w:val="000000"/>
                <w:highlight w:val="yellow"/>
              </w:rPr>
              <w:t>73.8%</w:t>
            </w:r>
          </w:p>
        </w:tc>
        <w:tc>
          <w:tcPr>
            <w:tcW w:w="1530" w:type="dxa"/>
            <w:tcBorders>
              <w:top w:val="nil"/>
              <w:left w:val="nil"/>
              <w:bottom w:val="single" w:color="auto" w:sz="4" w:space="0"/>
              <w:right w:val="single" w:color="auto" w:sz="4" w:space="0"/>
            </w:tcBorders>
            <w:noWrap/>
            <w:vAlign w:val="bottom"/>
            <w:hideMark/>
          </w:tcPr>
          <w:p w:rsidRPr="00AE47F4" w:rsidR="00647B73" w:rsidP="00647B73" w:rsidRDefault="00647B73" w14:paraId="4B2BC363" w14:textId="77777777">
            <w:pPr>
              <w:jc w:val="right"/>
              <w:rPr>
                <w:rFonts w:ascii="Aptos Narrow" w:hAnsi="Aptos Narrow"/>
                <w:color w:val="000000"/>
                <w:highlight w:val="yellow"/>
              </w:rPr>
            </w:pPr>
            <w:r w:rsidRPr="00AE47F4">
              <w:rPr>
                <w:rFonts w:ascii="Aptos Narrow" w:hAnsi="Aptos Narrow"/>
                <w:color w:val="000000"/>
                <w:highlight w:val="yellow"/>
              </w:rPr>
              <w:t>6.2%</w:t>
            </w:r>
          </w:p>
        </w:tc>
        <w:tc>
          <w:tcPr>
            <w:tcW w:w="1620" w:type="dxa"/>
            <w:tcBorders>
              <w:top w:val="nil"/>
              <w:left w:val="nil"/>
              <w:bottom w:val="single" w:color="auto" w:sz="4" w:space="0"/>
              <w:right w:val="single" w:color="auto" w:sz="4" w:space="0"/>
            </w:tcBorders>
            <w:noWrap/>
            <w:vAlign w:val="bottom"/>
            <w:hideMark/>
          </w:tcPr>
          <w:p w:rsidRPr="00AE47F4" w:rsidR="00647B73" w:rsidP="00647B73" w:rsidRDefault="00647B73" w14:paraId="68F381DB" w14:textId="77777777">
            <w:pPr>
              <w:jc w:val="right"/>
              <w:rPr>
                <w:rFonts w:ascii="Aptos Narrow" w:hAnsi="Aptos Narrow"/>
                <w:color w:val="000000"/>
                <w:highlight w:val="yellow"/>
              </w:rPr>
            </w:pPr>
            <w:r w:rsidRPr="00AE47F4">
              <w:rPr>
                <w:rFonts w:ascii="Aptos Narrow" w:hAnsi="Aptos Narrow"/>
                <w:color w:val="000000"/>
                <w:highlight w:val="yellow"/>
              </w:rPr>
              <w:t>5.0%</w:t>
            </w:r>
          </w:p>
        </w:tc>
        <w:tc>
          <w:tcPr>
            <w:tcW w:w="1530" w:type="dxa"/>
            <w:tcBorders>
              <w:top w:val="nil"/>
              <w:left w:val="nil"/>
              <w:bottom w:val="single" w:color="auto" w:sz="4" w:space="0"/>
              <w:right w:val="single" w:color="auto" w:sz="4" w:space="0"/>
            </w:tcBorders>
            <w:noWrap/>
            <w:vAlign w:val="bottom"/>
            <w:hideMark/>
          </w:tcPr>
          <w:p w:rsidRPr="00AE47F4" w:rsidR="00647B73" w:rsidP="00647B73" w:rsidRDefault="00647B73" w14:paraId="60C9A70B" w14:textId="77777777">
            <w:pPr>
              <w:jc w:val="right"/>
              <w:rPr>
                <w:rFonts w:ascii="Aptos Narrow" w:hAnsi="Aptos Narrow"/>
                <w:color w:val="000000"/>
                <w:highlight w:val="yellow"/>
              </w:rPr>
            </w:pPr>
            <w:r w:rsidRPr="00AE47F4">
              <w:rPr>
                <w:rFonts w:ascii="Aptos Narrow" w:hAnsi="Aptos Narrow"/>
                <w:color w:val="000000"/>
                <w:highlight w:val="yellow"/>
              </w:rPr>
              <w:t>5.0%</w:t>
            </w:r>
          </w:p>
        </w:tc>
        <w:tc>
          <w:tcPr>
            <w:tcW w:w="1350" w:type="dxa"/>
            <w:tcBorders>
              <w:top w:val="nil"/>
              <w:left w:val="nil"/>
              <w:bottom w:val="single" w:color="auto" w:sz="4" w:space="0"/>
              <w:right w:val="single" w:color="auto" w:sz="4" w:space="0"/>
            </w:tcBorders>
            <w:noWrap/>
            <w:vAlign w:val="bottom"/>
            <w:hideMark/>
          </w:tcPr>
          <w:p w:rsidRPr="00AE47F4" w:rsidR="00647B73" w:rsidP="00647B73" w:rsidRDefault="00647B73" w14:paraId="331A2DD5" w14:textId="77777777">
            <w:pPr>
              <w:jc w:val="right"/>
              <w:rPr>
                <w:rFonts w:ascii="Aptos Narrow" w:hAnsi="Aptos Narrow"/>
                <w:color w:val="000000"/>
                <w:highlight w:val="yellow"/>
              </w:rPr>
            </w:pPr>
            <w:r w:rsidRPr="00AE47F4">
              <w:rPr>
                <w:rFonts w:ascii="Aptos Narrow" w:hAnsi="Aptos Narrow"/>
                <w:color w:val="000000"/>
                <w:highlight w:val="yellow"/>
              </w:rPr>
              <w:t>10.0%</w:t>
            </w:r>
          </w:p>
        </w:tc>
        <w:tc>
          <w:tcPr>
            <w:tcW w:w="1890" w:type="dxa"/>
            <w:tcBorders>
              <w:top w:val="nil"/>
              <w:left w:val="nil"/>
              <w:bottom w:val="single" w:color="auto" w:sz="4" w:space="0"/>
              <w:right w:val="single" w:color="auto" w:sz="4" w:space="0"/>
            </w:tcBorders>
            <w:noWrap/>
            <w:vAlign w:val="bottom"/>
            <w:hideMark/>
          </w:tcPr>
          <w:p w:rsidRPr="00AE47F4" w:rsidR="00647B73" w:rsidP="00647B73" w:rsidRDefault="00647B73" w14:paraId="0E5D203F" w14:textId="77777777">
            <w:pPr>
              <w:jc w:val="right"/>
              <w:rPr>
                <w:rFonts w:ascii="Aptos Narrow" w:hAnsi="Aptos Narrow"/>
                <w:b/>
                <w:bCs/>
                <w:color w:val="000000"/>
                <w:highlight w:val="yellow"/>
              </w:rPr>
            </w:pPr>
            <w:r w:rsidRPr="00AE47F4">
              <w:rPr>
                <w:rFonts w:ascii="Aptos Narrow" w:hAnsi="Aptos Narrow"/>
                <w:b/>
                <w:bCs/>
                <w:color w:val="000000"/>
                <w:highlight w:val="yellow"/>
              </w:rPr>
              <w:t>100.0%</w:t>
            </w:r>
          </w:p>
        </w:tc>
      </w:tr>
    </w:tbl>
    <w:p w:rsidR="00AE741C" w:rsidP="00EA2B88" w:rsidRDefault="00AE741C" w14:paraId="002255C1" w14:textId="77777777">
      <w:pPr>
        <w:rPr>
          <w:b/>
          <w:bCs/>
        </w:rPr>
      </w:pPr>
    </w:p>
    <w:p w:rsidR="00F226E7" w:rsidP="00EA2B88" w:rsidRDefault="00F226E7" w14:paraId="06E92C50" w14:textId="45FC6E5A">
      <w:pPr>
        <w:rPr>
          <w:b/>
          <w:bCs/>
        </w:rPr>
      </w:pPr>
      <w:r>
        <w:rPr>
          <w:b/>
          <w:bCs/>
        </w:rPr>
        <w:t xml:space="preserve">ETHIOPIA: </w:t>
      </w:r>
    </w:p>
    <w:p w:rsidR="00976904" w:rsidP="00976904" w:rsidRDefault="00976904" w14:paraId="254D3D4D" w14:textId="77777777">
      <w:pPr>
        <w:ind w:left="360"/>
        <w:rPr>
          <w:color w:val="212121"/>
        </w:rPr>
      </w:pPr>
      <w:r>
        <w:rPr>
          <w:color w:val="212121"/>
          <w:sz w:val="22"/>
          <w:szCs w:val="22"/>
        </w:rPr>
        <w:t>References:</w:t>
      </w:r>
    </w:p>
    <w:p w:rsidR="00976904" w:rsidP="00976904" w:rsidRDefault="00976904" w14:paraId="1F357F07" w14:textId="77777777">
      <w:pPr>
        <w:pStyle w:val="ListParagraph"/>
        <w:ind w:left="1080" w:hanging="360"/>
        <w:rPr>
          <w:rFonts w:ascii="Aptos" w:hAnsi="Aptos"/>
          <w:color w:val="212121"/>
        </w:rPr>
      </w:pPr>
      <w:r>
        <w:rPr>
          <w:rFonts w:ascii="Aptos" w:hAnsi="Aptos"/>
          <w:color w:val="212121"/>
          <w:sz w:val="22"/>
          <w:szCs w:val="22"/>
        </w:rPr>
        <w:t>-</w:t>
      </w:r>
      <w:r>
        <w:rPr>
          <w:color w:val="212121"/>
          <w:sz w:val="14"/>
          <w:szCs w:val="14"/>
        </w:rPr>
        <w:t>           </w:t>
      </w:r>
      <w:r>
        <w:rPr>
          <w:rStyle w:val="apple-converted-space"/>
          <w:color w:val="212121"/>
          <w:sz w:val="14"/>
          <w:szCs w:val="14"/>
        </w:rPr>
        <w:t> </w:t>
      </w:r>
      <w:r>
        <w:rPr>
          <w:rFonts w:ascii="Aptos" w:hAnsi="Aptos"/>
          <w:color w:val="212121"/>
          <w:sz w:val="22"/>
          <w:szCs w:val="22"/>
        </w:rPr>
        <w:t>STEPS Survey on Risk Factors for NCDs, Ethiopia 2024.</w:t>
      </w:r>
      <w:r>
        <w:rPr>
          <w:rStyle w:val="apple-converted-space"/>
          <w:rFonts w:ascii="Aptos" w:hAnsi="Aptos"/>
          <w:color w:val="212121"/>
          <w:sz w:val="22"/>
          <w:szCs w:val="22"/>
        </w:rPr>
        <w:t> </w:t>
      </w:r>
    </w:p>
    <w:p w:rsidR="00976904" w:rsidP="00976904" w:rsidRDefault="00976904" w14:paraId="6256F107" w14:textId="77777777">
      <w:pPr>
        <w:pStyle w:val="ListParagraph"/>
        <w:ind w:left="1080" w:hanging="360"/>
        <w:rPr>
          <w:rFonts w:ascii="Aptos" w:hAnsi="Aptos"/>
          <w:color w:val="212121"/>
        </w:rPr>
      </w:pPr>
      <w:r>
        <w:rPr>
          <w:rFonts w:ascii="Aptos" w:hAnsi="Aptos"/>
          <w:color w:val="212121"/>
          <w:sz w:val="22"/>
          <w:szCs w:val="22"/>
        </w:rPr>
        <w:t>-</w:t>
      </w:r>
      <w:r>
        <w:rPr>
          <w:color w:val="212121"/>
          <w:sz w:val="14"/>
          <w:szCs w:val="14"/>
        </w:rPr>
        <w:t>           </w:t>
      </w:r>
      <w:r>
        <w:rPr>
          <w:rStyle w:val="apple-converted-space"/>
          <w:color w:val="212121"/>
          <w:sz w:val="14"/>
          <w:szCs w:val="14"/>
        </w:rPr>
        <w:t> </w:t>
      </w:r>
      <w:r>
        <w:rPr>
          <w:rFonts w:ascii="Aptos" w:hAnsi="Aptos"/>
          <w:color w:val="212121"/>
          <w:sz w:val="22"/>
          <w:szCs w:val="22"/>
        </w:rPr>
        <w:t>Unpublished data from Ministry of Education</w:t>
      </w:r>
      <w:r>
        <w:rPr>
          <w:rStyle w:val="apple-converted-space"/>
          <w:rFonts w:ascii="Aptos" w:hAnsi="Aptos"/>
          <w:color w:val="212121"/>
          <w:sz w:val="22"/>
          <w:szCs w:val="22"/>
        </w:rPr>
        <w:t> </w:t>
      </w:r>
      <w:r>
        <w:rPr>
          <w:rFonts w:ascii="Aptos" w:hAnsi="Aptos"/>
          <w:color w:val="212121"/>
          <w:sz w:val="22"/>
          <w:szCs w:val="22"/>
          <w:lang w:val="en-GB"/>
        </w:rPr>
        <w:t>FSTN Cluster Working Group MOE Quarterly Progress Report. 2025.</w:t>
      </w:r>
      <w:r>
        <w:rPr>
          <w:rStyle w:val="apple-converted-space"/>
          <w:rFonts w:ascii="Aptos" w:hAnsi="Aptos"/>
          <w:color w:val="212121"/>
          <w:sz w:val="22"/>
          <w:szCs w:val="22"/>
          <w:lang w:val="en-GB"/>
        </w:rPr>
        <w:t> </w:t>
      </w:r>
    </w:p>
    <w:p w:rsidR="00976904" w:rsidP="00976904" w:rsidRDefault="00976904" w14:paraId="3C69904E" w14:textId="77777777">
      <w:pPr>
        <w:pStyle w:val="ListParagraph"/>
        <w:ind w:left="1080" w:hanging="360"/>
        <w:rPr>
          <w:rFonts w:ascii="Aptos" w:hAnsi="Aptos"/>
          <w:color w:val="212121"/>
        </w:rPr>
      </w:pPr>
      <w:r>
        <w:rPr>
          <w:rFonts w:ascii="Aptos" w:hAnsi="Aptos"/>
          <w:color w:val="212121"/>
          <w:sz w:val="22"/>
          <w:szCs w:val="22"/>
        </w:rPr>
        <w:t>-</w:t>
      </w:r>
      <w:r>
        <w:rPr>
          <w:color w:val="212121"/>
          <w:sz w:val="14"/>
          <w:szCs w:val="14"/>
        </w:rPr>
        <w:t>           </w:t>
      </w:r>
      <w:r>
        <w:rPr>
          <w:rStyle w:val="apple-converted-space"/>
          <w:color w:val="212121"/>
          <w:sz w:val="14"/>
          <w:szCs w:val="14"/>
        </w:rPr>
        <w:t> </w:t>
      </w:r>
      <w:r>
        <w:rPr>
          <w:rFonts w:ascii="Aptos" w:hAnsi="Aptos"/>
          <w:color w:val="212121"/>
          <w:sz w:val="22"/>
          <w:szCs w:val="22"/>
        </w:rPr>
        <w:t>Ethiopian Public Health Institute (EPHI) [Ethiopia], Ministry of Health (MoH) [Ethiopia], and ICF. 2023.</w:t>
      </w:r>
      <w:r>
        <w:rPr>
          <w:rStyle w:val="apple-converted-space"/>
          <w:rFonts w:ascii="Aptos" w:hAnsi="Aptos"/>
          <w:color w:val="212121"/>
          <w:sz w:val="22"/>
          <w:szCs w:val="22"/>
        </w:rPr>
        <w:t> </w:t>
      </w:r>
      <w:r>
        <w:rPr>
          <w:rFonts w:ascii="Aptos" w:hAnsi="Aptos"/>
          <w:i/>
          <w:iCs/>
          <w:color w:val="212121"/>
          <w:sz w:val="22"/>
          <w:szCs w:val="22"/>
        </w:rPr>
        <w:t>Ethiopia Service Provision Assessment 2021–22 Final Report</w:t>
      </w:r>
      <w:r>
        <w:rPr>
          <w:rFonts w:ascii="Aptos" w:hAnsi="Aptos"/>
          <w:color w:val="212121"/>
          <w:sz w:val="22"/>
          <w:szCs w:val="22"/>
        </w:rPr>
        <w:t>. Addis Ababa, Ethiopia, and Rockville</w:t>
      </w:r>
      <w:r>
        <w:rPr>
          <w:rStyle w:val="apple-converted-space"/>
          <w:rFonts w:ascii="Aptos" w:hAnsi="Aptos"/>
          <w:color w:val="212121"/>
          <w:sz w:val="22"/>
          <w:szCs w:val="22"/>
        </w:rPr>
        <w:t> </w:t>
      </w:r>
      <w:r>
        <w:rPr>
          <w:rFonts w:ascii="Aptos" w:hAnsi="Aptos"/>
          <w:color w:val="212121"/>
          <w:sz w:val="22"/>
          <w:szCs w:val="22"/>
        </w:rPr>
        <w:t>Maryland, USA: EPHI, MoH, and ICF.</w:t>
      </w:r>
    </w:p>
    <w:p w:rsidR="00976904" w:rsidP="00976904" w:rsidRDefault="00976904" w14:paraId="38D1D65B" w14:textId="77777777">
      <w:pPr>
        <w:pStyle w:val="ListParagraph"/>
        <w:ind w:left="1080" w:hanging="360"/>
        <w:rPr>
          <w:rFonts w:ascii="Aptos" w:hAnsi="Aptos"/>
          <w:color w:val="212121"/>
        </w:rPr>
      </w:pPr>
      <w:r>
        <w:rPr>
          <w:rFonts w:ascii="Aptos" w:hAnsi="Aptos"/>
          <w:color w:val="212121"/>
          <w:sz w:val="18"/>
          <w:szCs w:val="18"/>
        </w:rPr>
        <w:t>-</w:t>
      </w:r>
      <w:r>
        <w:rPr>
          <w:color w:val="212121"/>
          <w:sz w:val="14"/>
          <w:szCs w:val="14"/>
        </w:rPr>
        <w:t>            </w:t>
      </w:r>
      <w:r>
        <w:rPr>
          <w:rStyle w:val="apple-converted-space"/>
          <w:color w:val="212121"/>
          <w:sz w:val="14"/>
          <w:szCs w:val="14"/>
        </w:rPr>
        <w:t> </w:t>
      </w:r>
      <w:hyperlink w:tooltip="https://policycommons.net/artifacts/2296571/et-ethiopia/3057007/" w:history="1" r:id="rId24">
        <w:r>
          <w:rPr>
            <w:rStyle w:val="Hyperlink"/>
            <w:rFonts w:ascii="Aptos" w:hAnsi="Aptos"/>
            <w:color w:val="96607D"/>
            <w:sz w:val="18"/>
            <w:szCs w:val="18"/>
          </w:rPr>
          <w:t>https://policycommons.net/artifacts/2296571/et-ethiopia/3057007/</w:t>
        </w:r>
      </w:hyperlink>
    </w:p>
    <w:p w:rsidR="00976904" w:rsidP="00976904" w:rsidRDefault="00976904" w14:paraId="6519289D" w14:textId="77777777">
      <w:pPr>
        <w:pStyle w:val="ListParagraph"/>
        <w:ind w:left="1080" w:hanging="360"/>
        <w:rPr>
          <w:rFonts w:ascii="Aptos" w:hAnsi="Aptos"/>
          <w:color w:val="212121"/>
        </w:rPr>
      </w:pPr>
      <w:r>
        <w:rPr>
          <w:rFonts w:ascii="Aptos" w:hAnsi="Aptos"/>
          <w:color w:val="212121"/>
          <w:sz w:val="18"/>
          <w:szCs w:val="18"/>
        </w:rPr>
        <w:t>-</w:t>
      </w:r>
      <w:r>
        <w:rPr>
          <w:color w:val="212121"/>
          <w:sz w:val="14"/>
          <w:szCs w:val="14"/>
        </w:rPr>
        <w:t>            </w:t>
      </w:r>
      <w:r>
        <w:rPr>
          <w:rStyle w:val="apple-converted-space"/>
          <w:color w:val="212121"/>
          <w:sz w:val="14"/>
          <w:szCs w:val="14"/>
        </w:rPr>
        <w:t> </w:t>
      </w:r>
      <w:hyperlink w:tooltip="https://www.prisonstudies.org/country/ethiopia" w:history="1" r:id="rId25">
        <w:r>
          <w:rPr>
            <w:rStyle w:val="Hyperlink"/>
            <w:rFonts w:ascii="Aptos" w:hAnsi="Aptos"/>
            <w:color w:val="96607D"/>
            <w:sz w:val="18"/>
            <w:szCs w:val="18"/>
          </w:rPr>
          <w:t>https://www.prisonstudies.org/country/ethiopia</w:t>
        </w:r>
      </w:hyperlink>
    </w:p>
    <w:tbl>
      <w:tblPr>
        <w:tblW w:w="12950" w:type="dxa"/>
        <w:tblLook w:val="04A0" w:firstRow="1" w:lastRow="0" w:firstColumn="1" w:lastColumn="0" w:noHBand="0" w:noVBand="1"/>
      </w:tblPr>
      <w:tblGrid>
        <w:gridCol w:w="3457"/>
        <w:gridCol w:w="1578"/>
        <w:gridCol w:w="1614"/>
        <w:gridCol w:w="1602"/>
        <w:gridCol w:w="1700"/>
        <w:gridCol w:w="1179"/>
        <w:gridCol w:w="1820"/>
      </w:tblGrid>
      <w:tr w:rsidR="00976904" w:rsidTr="00631A45" w14:paraId="55FE1211" w14:textId="77777777">
        <w:trPr>
          <w:trHeight w:val="1020"/>
        </w:trPr>
        <w:tc>
          <w:tcPr>
            <w:tcW w:w="3457" w:type="dxa"/>
            <w:tcBorders>
              <w:top w:val="single" w:color="auto" w:sz="4" w:space="0"/>
              <w:left w:val="single" w:color="auto" w:sz="4" w:space="0"/>
              <w:bottom w:val="single" w:color="auto" w:sz="4" w:space="0"/>
              <w:right w:val="single" w:color="auto" w:sz="4" w:space="0"/>
            </w:tcBorders>
            <w:noWrap/>
            <w:vAlign w:val="bottom"/>
            <w:hideMark/>
          </w:tcPr>
          <w:p w:rsidR="00976904" w:rsidRDefault="00976904" w14:paraId="2F9167D2" w14:textId="77777777">
            <w:pPr>
              <w:rPr>
                <w:rFonts w:ascii="Aptos Narrow" w:hAnsi="Aptos Narrow"/>
                <w:color w:val="000000"/>
              </w:rPr>
            </w:pPr>
            <w:r>
              <w:rPr>
                <w:rFonts w:ascii="Aptos Narrow" w:hAnsi="Aptos Narrow"/>
                <w:color w:val="000000"/>
              </w:rPr>
              <w:t> </w:t>
            </w:r>
          </w:p>
        </w:tc>
        <w:tc>
          <w:tcPr>
            <w:tcW w:w="1578" w:type="dxa"/>
            <w:tcBorders>
              <w:top w:val="single" w:color="auto" w:sz="4" w:space="0"/>
              <w:left w:val="nil"/>
              <w:bottom w:val="single" w:color="auto" w:sz="4" w:space="0"/>
              <w:right w:val="single" w:color="auto" w:sz="4" w:space="0"/>
            </w:tcBorders>
            <w:vAlign w:val="center"/>
            <w:hideMark/>
          </w:tcPr>
          <w:p w:rsidR="00976904" w:rsidRDefault="00631A45" w14:paraId="78489EDB" w14:textId="6E1BB63F">
            <w:pPr>
              <w:rPr>
                <w:rFonts w:ascii="Calibri" w:hAnsi="Calibri" w:cs="Calibri"/>
                <w:b/>
                <w:bCs/>
                <w:color w:val="000000"/>
              </w:rPr>
            </w:pPr>
            <w:r>
              <w:rPr>
                <w:rFonts w:ascii="Calibri" w:hAnsi="Calibri" w:cs="Calibri"/>
                <w:b/>
                <w:bCs/>
                <w:color w:val="000000"/>
              </w:rPr>
              <w:t>discretionary</w:t>
            </w:r>
          </w:p>
        </w:tc>
        <w:tc>
          <w:tcPr>
            <w:tcW w:w="1614" w:type="dxa"/>
            <w:tcBorders>
              <w:top w:val="single" w:color="auto" w:sz="4" w:space="0"/>
              <w:left w:val="nil"/>
              <w:bottom w:val="single" w:color="auto" w:sz="4" w:space="0"/>
              <w:right w:val="single" w:color="auto" w:sz="4" w:space="0"/>
            </w:tcBorders>
            <w:vAlign w:val="center"/>
            <w:hideMark/>
          </w:tcPr>
          <w:p w:rsidR="00976904" w:rsidRDefault="00976904" w14:paraId="150320E9" w14:textId="77777777">
            <w:pPr>
              <w:rPr>
                <w:rFonts w:ascii="Calibri" w:hAnsi="Calibri" w:cs="Calibri"/>
                <w:b/>
                <w:bCs/>
                <w:color w:val="000000"/>
              </w:rPr>
            </w:pPr>
            <w:r>
              <w:rPr>
                <w:rFonts w:ascii="Calibri" w:hAnsi="Calibri" w:cs="Calibri"/>
                <w:b/>
                <w:bCs/>
                <w:color w:val="000000"/>
              </w:rPr>
              <w:t xml:space="preserve">packaged food </w:t>
            </w:r>
          </w:p>
        </w:tc>
        <w:tc>
          <w:tcPr>
            <w:tcW w:w="1602" w:type="dxa"/>
            <w:tcBorders>
              <w:top w:val="single" w:color="auto" w:sz="4" w:space="0"/>
              <w:left w:val="nil"/>
              <w:bottom w:val="single" w:color="auto" w:sz="4" w:space="0"/>
              <w:right w:val="single" w:color="auto" w:sz="4" w:space="0"/>
            </w:tcBorders>
            <w:vAlign w:val="center"/>
            <w:hideMark/>
          </w:tcPr>
          <w:p w:rsidR="00976904" w:rsidRDefault="00AE741C" w14:paraId="34124CF5" w14:textId="2A5D76A9">
            <w:pPr>
              <w:rPr>
                <w:rFonts w:ascii="Calibri" w:hAnsi="Calibri" w:cs="Calibri"/>
                <w:b/>
                <w:bCs/>
                <w:color w:val="000000"/>
              </w:rPr>
            </w:pPr>
            <w:r>
              <w:rPr>
                <w:rFonts w:ascii="Calibri" w:hAnsi="Calibri" w:cs="Calibri"/>
                <w:b/>
                <w:bCs/>
                <w:color w:val="000000"/>
              </w:rPr>
              <w:t>Restaurants and street food</w:t>
            </w:r>
          </w:p>
        </w:tc>
        <w:tc>
          <w:tcPr>
            <w:tcW w:w="1700" w:type="dxa"/>
            <w:tcBorders>
              <w:top w:val="single" w:color="auto" w:sz="4" w:space="0"/>
              <w:left w:val="nil"/>
              <w:bottom w:val="single" w:color="auto" w:sz="4" w:space="0"/>
              <w:right w:val="single" w:color="auto" w:sz="4" w:space="0"/>
            </w:tcBorders>
            <w:vAlign w:val="center"/>
            <w:hideMark/>
          </w:tcPr>
          <w:p w:rsidR="00976904" w:rsidRDefault="00976904" w14:paraId="3D1F2354" w14:textId="77777777">
            <w:pPr>
              <w:rPr>
                <w:rFonts w:ascii="Calibri" w:hAnsi="Calibri" w:cs="Calibri"/>
                <w:b/>
                <w:bCs/>
                <w:color w:val="000000"/>
              </w:rPr>
            </w:pPr>
            <w:r>
              <w:rPr>
                <w:rFonts w:ascii="Calibri" w:hAnsi="Calibri" w:cs="Calibri"/>
                <w:b/>
                <w:bCs/>
                <w:color w:val="000000"/>
              </w:rPr>
              <w:t>public food procurement</w:t>
            </w:r>
          </w:p>
        </w:tc>
        <w:tc>
          <w:tcPr>
            <w:tcW w:w="1179" w:type="dxa"/>
            <w:tcBorders>
              <w:top w:val="single" w:color="auto" w:sz="4" w:space="0"/>
              <w:left w:val="nil"/>
              <w:bottom w:val="single" w:color="auto" w:sz="4" w:space="0"/>
              <w:right w:val="single" w:color="auto" w:sz="4" w:space="0"/>
            </w:tcBorders>
            <w:vAlign w:val="center"/>
            <w:hideMark/>
          </w:tcPr>
          <w:p w:rsidR="00976904" w:rsidRDefault="00976904" w14:paraId="6E9B1C90" w14:textId="77777777">
            <w:pPr>
              <w:rPr>
                <w:rFonts w:ascii="Calibri" w:hAnsi="Calibri" w:cs="Calibri"/>
                <w:b/>
                <w:bCs/>
                <w:color w:val="000000"/>
              </w:rPr>
            </w:pPr>
            <w:r>
              <w:rPr>
                <w:rFonts w:ascii="Calibri" w:hAnsi="Calibri" w:cs="Calibri"/>
                <w:b/>
                <w:bCs/>
                <w:color w:val="000000"/>
              </w:rPr>
              <w:t>inherent in foods</w:t>
            </w:r>
          </w:p>
        </w:tc>
        <w:tc>
          <w:tcPr>
            <w:tcW w:w="1820" w:type="dxa"/>
            <w:tcBorders>
              <w:top w:val="single" w:color="auto" w:sz="4" w:space="0"/>
              <w:left w:val="nil"/>
              <w:bottom w:val="single" w:color="auto" w:sz="4" w:space="0"/>
              <w:right w:val="single" w:color="auto" w:sz="4" w:space="0"/>
            </w:tcBorders>
            <w:vAlign w:val="center"/>
            <w:hideMark/>
          </w:tcPr>
          <w:p w:rsidR="00976904" w:rsidRDefault="00976904" w14:paraId="4FA3B25A" w14:textId="77777777">
            <w:pPr>
              <w:rPr>
                <w:rFonts w:ascii="Calibri" w:hAnsi="Calibri" w:cs="Calibri"/>
                <w:b/>
                <w:bCs/>
                <w:color w:val="000000"/>
              </w:rPr>
            </w:pPr>
            <w:r>
              <w:rPr>
                <w:rFonts w:ascii="Calibri" w:hAnsi="Calibri" w:cs="Calibri"/>
                <w:b/>
                <w:bCs/>
                <w:color w:val="000000"/>
              </w:rPr>
              <w:t>Total</w:t>
            </w:r>
          </w:p>
        </w:tc>
      </w:tr>
      <w:tr w:rsidR="00976904" w:rsidTr="00631A45" w14:paraId="5EC7BF46" w14:textId="77777777">
        <w:trPr>
          <w:trHeight w:val="340"/>
        </w:trPr>
        <w:tc>
          <w:tcPr>
            <w:tcW w:w="3457" w:type="dxa"/>
            <w:tcBorders>
              <w:top w:val="nil"/>
              <w:left w:val="single" w:color="auto" w:sz="4" w:space="0"/>
              <w:bottom w:val="double" w:color="auto" w:sz="6" w:space="0"/>
              <w:right w:val="single" w:color="auto" w:sz="4" w:space="0"/>
            </w:tcBorders>
            <w:noWrap/>
            <w:vAlign w:val="bottom"/>
            <w:hideMark/>
          </w:tcPr>
          <w:p w:rsidR="00976904" w:rsidRDefault="00976904" w14:paraId="0F07FB2F" w14:textId="44384FE2">
            <w:pPr>
              <w:rPr>
                <w:rFonts w:ascii="Aptos Narrow" w:hAnsi="Aptos Narrow"/>
                <w:color w:val="000000"/>
              </w:rPr>
            </w:pPr>
            <w:r w:rsidRPr="5FF784DD">
              <w:rPr>
                <w:rFonts w:ascii="Aptos Narrow" w:hAnsi="Aptos Narrow"/>
                <w:color w:val="000000" w:themeColor="text1"/>
              </w:rPr>
              <w:t>From Nicole</w:t>
            </w:r>
            <w:r w:rsidRPr="5FF784DD" w:rsidR="4DF94AAF">
              <w:rPr>
                <w:rFonts w:ascii="Aptos Narrow" w:hAnsi="Aptos Narrow"/>
                <w:color w:val="000000" w:themeColor="text1"/>
              </w:rPr>
              <w:t>/Azeb</w:t>
            </w:r>
          </w:p>
        </w:tc>
        <w:tc>
          <w:tcPr>
            <w:tcW w:w="1578" w:type="dxa"/>
            <w:tcBorders>
              <w:top w:val="nil"/>
              <w:left w:val="nil"/>
              <w:bottom w:val="double" w:color="auto" w:sz="6" w:space="0"/>
              <w:right w:val="single" w:color="auto" w:sz="4" w:space="0"/>
            </w:tcBorders>
            <w:noWrap/>
            <w:vAlign w:val="bottom"/>
            <w:hideMark/>
          </w:tcPr>
          <w:p w:rsidR="00976904" w:rsidRDefault="00976904" w14:paraId="403BE7DB" w14:textId="77777777">
            <w:pPr>
              <w:jc w:val="right"/>
              <w:rPr>
                <w:rFonts w:ascii="Aptos Narrow" w:hAnsi="Aptos Narrow"/>
                <w:b/>
                <w:bCs/>
                <w:color w:val="FF0000"/>
              </w:rPr>
            </w:pPr>
            <w:r>
              <w:rPr>
                <w:rFonts w:ascii="Aptos Narrow" w:hAnsi="Aptos Narrow"/>
                <w:b/>
                <w:bCs/>
                <w:color w:val="FF0000"/>
              </w:rPr>
              <w:t>92.0%</w:t>
            </w:r>
          </w:p>
        </w:tc>
        <w:tc>
          <w:tcPr>
            <w:tcW w:w="1614" w:type="dxa"/>
            <w:tcBorders>
              <w:top w:val="nil"/>
              <w:left w:val="nil"/>
              <w:bottom w:val="double" w:color="auto" w:sz="6" w:space="0"/>
              <w:right w:val="single" w:color="auto" w:sz="4" w:space="0"/>
            </w:tcBorders>
            <w:vAlign w:val="center"/>
            <w:hideMark/>
          </w:tcPr>
          <w:p w:rsidR="00976904" w:rsidRDefault="00976904" w14:paraId="553A95B9" w14:textId="77777777">
            <w:pPr>
              <w:jc w:val="right"/>
              <w:rPr>
                <w:rFonts w:ascii="Calibri" w:hAnsi="Calibri" w:cs="Calibri"/>
                <w:b/>
                <w:bCs/>
                <w:color w:val="EE0000"/>
              </w:rPr>
            </w:pPr>
            <w:r>
              <w:rPr>
                <w:rFonts w:ascii="Calibri" w:hAnsi="Calibri" w:cs="Calibri"/>
                <w:b/>
                <w:bCs/>
                <w:color w:val="EE0000"/>
              </w:rPr>
              <w:t>2.0%</w:t>
            </w:r>
          </w:p>
        </w:tc>
        <w:tc>
          <w:tcPr>
            <w:tcW w:w="1602" w:type="dxa"/>
            <w:tcBorders>
              <w:top w:val="nil"/>
              <w:left w:val="nil"/>
              <w:bottom w:val="double" w:color="auto" w:sz="6" w:space="0"/>
              <w:right w:val="single" w:color="auto" w:sz="4" w:space="0"/>
            </w:tcBorders>
            <w:noWrap/>
            <w:vAlign w:val="bottom"/>
            <w:hideMark/>
          </w:tcPr>
          <w:p w:rsidR="00976904" w:rsidRDefault="00976904" w14:paraId="438EB9E4" w14:textId="77777777">
            <w:pPr>
              <w:jc w:val="right"/>
              <w:rPr>
                <w:rFonts w:ascii="Aptos Narrow" w:hAnsi="Aptos Narrow"/>
                <w:b/>
                <w:bCs/>
                <w:color w:val="FF0000"/>
              </w:rPr>
            </w:pPr>
            <w:r>
              <w:rPr>
                <w:rFonts w:ascii="Aptos Narrow" w:hAnsi="Aptos Narrow"/>
                <w:b/>
                <w:bCs/>
                <w:color w:val="FF0000"/>
              </w:rPr>
              <w:t>5.0%</w:t>
            </w:r>
          </w:p>
        </w:tc>
        <w:tc>
          <w:tcPr>
            <w:tcW w:w="1700" w:type="dxa"/>
            <w:tcBorders>
              <w:top w:val="nil"/>
              <w:left w:val="nil"/>
              <w:bottom w:val="double" w:color="auto" w:sz="6" w:space="0"/>
              <w:right w:val="single" w:color="auto" w:sz="4" w:space="0"/>
            </w:tcBorders>
            <w:vAlign w:val="center"/>
            <w:hideMark/>
          </w:tcPr>
          <w:p w:rsidR="00976904" w:rsidRDefault="00976904" w14:paraId="557E37F1" w14:textId="77777777">
            <w:pPr>
              <w:jc w:val="right"/>
              <w:rPr>
                <w:rFonts w:ascii="Calibri" w:hAnsi="Calibri" w:cs="Calibri"/>
                <w:color w:val="000000"/>
              </w:rPr>
            </w:pPr>
            <w:r>
              <w:rPr>
                <w:rFonts w:ascii="Calibri" w:hAnsi="Calibri" w:cs="Calibri"/>
                <w:color w:val="000000"/>
              </w:rPr>
              <w:t>5.0%</w:t>
            </w:r>
          </w:p>
        </w:tc>
        <w:tc>
          <w:tcPr>
            <w:tcW w:w="1179" w:type="dxa"/>
            <w:tcBorders>
              <w:top w:val="nil"/>
              <w:left w:val="nil"/>
              <w:bottom w:val="double" w:color="auto" w:sz="6" w:space="0"/>
              <w:right w:val="single" w:color="auto" w:sz="4" w:space="0"/>
            </w:tcBorders>
            <w:vAlign w:val="center"/>
            <w:hideMark/>
          </w:tcPr>
          <w:p w:rsidR="00976904" w:rsidRDefault="00976904" w14:paraId="663509C4" w14:textId="77777777">
            <w:pPr>
              <w:jc w:val="right"/>
              <w:rPr>
                <w:rFonts w:ascii="Calibri" w:hAnsi="Calibri" w:cs="Calibri"/>
                <w:color w:val="000000"/>
              </w:rPr>
            </w:pPr>
            <w:r>
              <w:rPr>
                <w:rFonts w:ascii="Calibri" w:hAnsi="Calibri" w:cs="Calibri"/>
                <w:color w:val="000000"/>
              </w:rPr>
              <w:t>10.0%</w:t>
            </w:r>
          </w:p>
        </w:tc>
        <w:tc>
          <w:tcPr>
            <w:tcW w:w="1820" w:type="dxa"/>
            <w:tcBorders>
              <w:top w:val="nil"/>
              <w:left w:val="nil"/>
              <w:bottom w:val="single" w:color="auto" w:sz="4" w:space="0"/>
              <w:right w:val="single" w:color="auto" w:sz="4" w:space="0"/>
            </w:tcBorders>
            <w:noWrap/>
            <w:vAlign w:val="bottom"/>
            <w:hideMark/>
          </w:tcPr>
          <w:p w:rsidR="00976904" w:rsidRDefault="00976904" w14:paraId="1BC48FA7" w14:textId="77777777">
            <w:pPr>
              <w:jc w:val="right"/>
              <w:rPr>
                <w:rFonts w:ascii="Aptos Narrow" w:hAnsi="Aptos Narrow"/>
                <w:b/>
                <w:bCs/>
                <w:color w:val="000000"/>
              </w:rPr>
            </w:pPr>
            <w:r>
              <w:rPr>
                <w:rFonts w:ascii="Aptos Narrow" w:hAnsi="Aptos Narrow"/>
                <w:b/>
                <w:bCs/>
                <w:color w:val="000000"/>
              </w:rPr>
              <w:t>114.0%</w:t>
            </w:r>
          </w:p>
        </w:tc>
      </w:tr>
      <w:tr w:rsidR="00976904" w:rsidTr="00631A45" w14:paraId="38641BC5" w14:textId="77777777">
        <w:trPr>
          <w:trHeight w:val="340"/>
        </w:trPr>
        <w:tc>
          <w:tcPr>
            <w:tcW w:w="3457" w:type="dxa"/>
            <w:tcBorders>
              <w:top w:val="nil"/>
              <w:left w:val="single" w:color="auto" w:sz="4" w:space="0"/>
              <w:bottom w:val="single" w:color="auto" w:sz="4" w:space="0"/>
              <w:right w:val="single" w:color="auto" w:sz="4" w:space="0"/>
            </w:tcBorders>
            <w:noWrap/>
            <w:vAlign w:val="bottom"/>
            <w:hideMark/>
          </w:tcPr>
          <w:p w:rsidR="00976904" w:rsidRDefault="00976904" w14:paraId="3001D6D1" w14:textId="51C893D2">
            <w:pPr>
              <w:rPr>
                <w:rFonts w:ascii="Aptos Narrow" w:hAnsi="Aptos Narrow"/>
                <w:color w:val="000000"/>
              </w:rPr>
            </w:pPr>
            <w:r>
              <w:rPr>
                <w:rFonts w:ascii="Aptos Narrow" w:hAnsi="Aptos Narrow"/>
                <w:color w:val="000000"/>
              </w:rPr>
              <w:t>Adjusted proportionally to 100%</w:t>
            </w:r>
          </w:p>
        </w:tc>
        <w:tc>
          <w:tcPr>
            <w:tcW w:w="1578" w:type="dxa"/>
            <w:tcBorders>
              <w:top w:val="nil"/>
              <w:left w:val="nil"/>
              <w:bottom w:val="single" w:color="auto" w:sz="4" w:space="0"/>
              <w:right w:val="single" w:color="auto" w:sz="4" w:space="0"/>
            </w:tcBorders>
            <w:noWrap/>
            <w:vAlign w:val="bottom"/>
            <w:hideMark/>
          </w:tcPr>
          <w:p w:rsidRPr="00976904" w:rsidR="00976904" w:rsidRDefault="00976904" w14:paraId="519AE977" w14:textId="77777777">
            <w:pPr>
              <w:jc w:val="right"/>
              <w:rPr>
                <w:rFonts w:ascii="Aptos Narrow" w:hAnsi="Aptos Narrow"/>
                <w:b/>
                <w:bCs/>
                <w:color w:val="000000"/>
                <w:highlight w:val="yellow"/>
              </w:rPr>
            </w:pPr>
            <w:r w:rsidRPr="00976904">
              <w:rPr>
                <w:rFonts w:ascii="Aptos Narrow" w:hAnsi="Aptos Narrow"/>
                <w:b/>
                <w:bCs/>
                <w:color w:val="000000"/>
                <w:highlight w:val="yellow"/>
              </w:rPr>
              <w:t>78.3%</w:t>
            </w:r>
          </w:p>
        </w:tc>
        <w:tc>
          <w:tcPr>
            <w:tcW w:w="1614" w:type="dxa"/>
            <w:tcBorders>
              <w:top w:val="nil"/>
              <w:left w:val="nil"/>
              <w:bottom w:val="single" w:color="auto" w:sz="4" w:space="0"/>
              <w:right w:val="single" w:color="auto" w:sz="4" w:space="0"/>
            </w:tcBorders>
            <w:noWrap/>
            <w:vAlign w:val="bottom"/>
            <w:hideMark/>
          </w:tcPr>
          <w:p w:rsidRPr="00976904" w:rsidR="00976904" w:rsidRDefault="00976904" w14:paraId="3EFB5665" w14:textId="77777777">
            <w:pPr>
              <w:jc w:val="right"/>
              <w:rPr>
                <w:rFonts w:ascii="Aptos Narrow" w:hAnsi="Aptos Narrow"/>
                <w:b/>
                <w:bCs/>
                <w:color w:val="000000"/>
                <w:highlight w:val="yellow"/>
              </w:rPr>
            </w:pPr>
            <w:r w:rsidRPr="00976904">
              <w:rPr>
                <w:rFonts w:ascii="Aptos Narrow" w:hAnsi="Aptos Narrow"/>
                <w:b/>
                <w:bCs/>
                <w:color w:val="000000"/>
                <w:highlight w:val="yellow"/>
              </w:rPr>
              <w:t>1.7%</w:t>
            </w:r>
          </w:p>
        </w:tc>
        <w:tc>
          <w:tcPr>
            <w:tcW w:w="1602" w:type="dxa"/>
            <w:tcBorders>
              <w:top w:val="nil"/>
              <w:left w:val="nil"/>
              <w:bottom w:val="single" w:color="auto" w:sz="4" w:space="0"/>
              <w:right w:val="single" w:color="auto" w:sz="4" w:space="0"/>
            </w:tcBorders>
            <w:noWrap/>
            <w:vAlign w:val="bottom"/>
            <w:hideMark/>
          </w:tcPr>
          <w:p w:rsidRPr="00976904" w:rsidR="00976904" w:rsidRDefault="00976904" w14:paraId="4B2E2434" w14:textId="77777777">
            <w:pPr>
              <w:jc w:val="right"/>
              <w:rPr>
                <w:rFonts w:ascii="Aptos Narrow" w:hAnsi="Aptos Narrow"/>
                <w:color w:val="000000"/>
                <w:highlight w:val="yellow"/>
              </w:rPr>
            </w:pPr>
            <w:r w:rsidRPr="00976904">
              <w:rPr>
                <w:rFonts w:ascii="Aptos Narrow" w:hAnsi="Aptos Narrow"/>
                <w:color w:val="000000"/>
                <w:highlight w:val="yellow"/>
              </w:rPr>
              <w:t>5.0%</w:t>
            </w:r>
          </w:p>
        </w:tc>
        <w:tc>
          <w:tcPr>
            <w:tcW w:w="1700" w:type="dxa"/>
            <w:tcBorders>
              <w:top w:val="nil"/>
              <w:left w:val="nil"/>
              <w:bottom w:val="single" w:color="auto" w:sz="4" w:space="0"/>
              <w:right w:val="single" w:color="auto" w:sz="4" w:space="0"/>
            </w:tcBorders>
            <w:noWrap/>
            <w:vAlign w:val="bottom"/>
            <w:hideMark/>
          </w:tcPr>
          <w:p w:rsidRPr="00976904" w:rsidR="00976904" w:rsidRDefault="00976904" w14:paraId="442FAB9E" w14:textId="77777777">
            <w:pPr>
              <w:jc w:val="right"/>
              <w:rPr>
                <w:rFonts w:ascii="Aptos Narrow" w:hAnsi="Aptos Narrow"/>
                <w:color w:val="000000"/>
                <w:highlight w:val="yellow"/>
              </w:rPr>
            </w:pPr>
            <w:r w:rsidRPr="00976904">
              <w:rPr>
                <w:rFonts w:ascii="Aptos Narrow" w:hAnsi="Aptos Narrow"/>
                <w:color w:val="000000"/>
                <w:highlight w:val="yellow"/>
              </w:rPr>
              <w:t>5.0%</w:t>
            </w:r>
          </w:p>
        </w:tc>
        <w:tc>
          <w:tcPr>
            <w:tcW w:w="1179" w:type="dxa"/>
            <w:tcBorders>
              <w:top w:val="nil"/>
              <w:left w:val="nil"/>
              <w:bottom w:val="single" w:color="auto" w:sz="4" w:space="0"/>
              <w:right w:val="single" w:color="auto" w:sz="4" w:space="0"/>
            </w:tcBorders>
            <w:noWrap/>
            <w:vAlign w:val="bottom"/>
            <w:hideMark/>
          </w:tcPr>
          <w:p w:rsidRPr="00976904" w:rsidR="00976904" w:rsidRDefault="00976904" w14:paraId="73D7A63C" w14:textId="77777777">
            <w:pPr>
              <w:jc w:val="right"/>
              <w:rPr>
                <w:rFonts w:ascii="Aptos Narrow" w:hAnsi="Aptos Narrow"/>
                <w:color w:val="000000"/>
                <w:highlight w:val="yellow"/>
              </w:rPr>
            </w:pPr>
            <w:r w:rsidRPr="00976904">
              <w:rPr>
                <w:rFonts w:ascii="Aptos Narrow" w:hAnsi="Aptos Narrow"/>
                <w:color w:val="000000"/>
                <w:highlight w:val="yellow"/>
              </w:rPr>
              <w:t>10.0%</w:t>
            </w:r>
          </w:p>
        </w:tc>
        <w:tc>
          <w:tcPr>
            <w:tcW w:w="1820" w:type="dxa"/>
            <w:tcBorders>
              <w:top w:val="nil"/>
              <w:left w:val="nil"/>
              <w:bottom w:val="single" w:color="auto" w:sz="4" w:space="0"/>
              <w:right w:val="single" w:color="auto" w:sz="4" w:space="0"/>
            </w:tcBorders>
            <w:noWrap/>
            <w:vAlign w:val="bottom"/>
            <w:hideMark/>
          </w:tcPr>
          <w:p w:rsidRPr="00976904" w:rsidR="00976904" w:rsidRDefault="00976904" w14:paraId="331143D5" w14:textId="77777777">
            <w:pPr>
              <w:jc w:val="right"/>
              <w:rPr>
                <w:rFonts w:ascii="Aptos Narrow" w:hAnsi="Aptos Narrow"/>
                <w:b/>
                <w:bCs/>
                <w:color w:val="000000"/>
                <w:highlight w:val="yellow"/>
              </w:rPr>
            </w:pPr>
            <w:r w:rsidRPr="00976904">
              <w:rPr>
                <w:rFonts w:ascii="Aptos Narrow" w:hAnsi="Aptos Narrow"/>
                <w:b/>
                <w:bCs/>
                <w:color w:val="000000"/>
                <w:highlight w:val="yellow"/>
              </w:rPr>
              <w:t>100.0%</w:t>
            </w:r>
          </w:p>
        </w:tc>
      </w:tr>
    </w:tbl>
    <w:p w:rsidR="00976904" w:rsidP="00EA2B88" w:rsidRDefault="00976904" w14:paraId="21B1AD1A" w14:textId="77777777">
      <w:pPr>
        <w:rPr>
          <w:b/>
          <w:bCs/>
        </w:rPr>
      </w:pPr>
    </w:p>
    <w:p w:rsidR="00DA4279" w:rsidP="00EA2B88" w:rsidRDefault="00DA4279" w14:paraId="6CE422DC" w14:textId="476D9A5F">
      <w:pPr>
        <w:rPr>
          <w:bCs/>
        </w:rPr>
      </w:pPr>
      <w:commentRangeStart w:id="28"/>
      <w:r>
        <w:rPr>
          <w:b/>
        </w:rPr>
        <w:t xml:space="preserve">PHILIPPINES: </w:t>
      </w:r>
      <w:commentRangeEnd w:id="28"/>
      <w:r w:rsidR="001453E8">
        <w:rPr>
          <w:rStyle w:val="CommentReference"/>
          <w:bCs/>
          <w:sz w:val="24"/>
          <w:szCs w:val="24"/>
        </w:rPr>
        <w:commentReference w:id="28"/>
      </w:r>
    </w:p>
    <w:p w:rsidR="003E5DE4" w:rsidP="00EA2B88" w:rsidRDefault="00DA4279" w14:paraId="18D17281" w14:textId="77777777">
      <w:pPr>
        <w:rPr>
          <w:bCs/>
        </w:rPr>
      </w:pPr>
      <w:r>
        <w:rPr>
          <w:bCs/>
        </w:rPr>
        <w:t xml:space="preserve">References: </w:t>
      </w:r>
    </w:p>
    <w:p w:rsidR="00DA4279" w:rsidP="003E5DE4" w:rsidRDefault="003E5DE4" w14:paraId="5FCCCCAB" w14:textId="43200988">
      <w:pPr>
        <w:pStyle w:val="ListParagraph"/>
        <w:numPr>
          <w:ilvl w:val="0"/>
          <w:numId w:val="46"/>
        </w:numPr>
        <w:rPr>
          <w:bCs/>
        </w:rPr>
      </w:pPr>
      <w:r w:rsidRPr="003E5DE4">
        <w:rPr>
          <w:bCs/>
        </w:rPr>
        <w:t xml:space="preserve">Amara et al (2021) </w:t>
      </w:r>
      <w:hyperlink w:history="1" r:id="rId26">
        <w:r w:rsidRPr="003E5DE4">
          <w:rPr>
            <w:rStyle w:val="Hyperlink"/>
            <w:bCs/>
          </w:rPr>
          <w:t>Identification of Foods to Monitor the Sodium Content of Processed Foods using Nationally Representative Consumption Data for Developing a Sodium Reduction Program in the Philippines</w:t>
        </w:r>
      </w:hyperlink>
    </w:p>
    <w:p w:rsidR="003E5DE4" w:rsidP="003E5DE4" w:rsidRDefault="003E5DE4" w14:paraId="51F83861" w14:textId="3FF2C10B">
      <w:pPr>
        <w:pStyle w:val="ListParagraph"/>
        <w:numPr>
          <w:ilvl w:val="1"/>
          <w:numId w:val="46"/>
        </w:numPr>
        <w:rPr>
          <w:bCs/>
        </w:rPr>
      </w:pPr>
      <w:r>
        <w:rPr>
          <w:bCs/>
        </w:rPr>
        <w:t>Data used from 2008</w:t>
      </w:r>
    </w:p>
    <w:p w:rsidRPr="003E5DE4" w:rsidR="003E5DE4" w:rsidP="003E5DE4" w:rsidRDefault="003E5DE4" w14:paraId="0EBAE782" w14:textId="3B47ECD6">
      <w:pPr>
        <w:pStyle w:val="ListParagraph"/>
        <w:numPr>
          <w:ilvl w:val="0"/>
          <w:numId w:val="46"/>
        </w:numPr>
        <w:rPr>
          <w:bCs/>
        </w:rPr>
      </w:pPr>
      <w:r>
        <w:rPr>
          <w:bCs/>
        </w:rPr>
        <w:t xml:space="preserve">Lee (2009) </w:t>
      </w:r>
      <w:hyperlink w:history="1" r:id="rId27">
        <w:r w:rsidRPr="003E5DE4">
          <w:rPr>
            <w:rStyle w:val="Hyperlink"/>
            <w:bCs/>
          </w:rPr>
          <w:t>Estimating the effects of overweight duration, sodium intake and genetic variants on hypertension risk among Filipino women in Cebu, Philippines</w:t>
        </w:r>
      </w:hyperlink>
    </w:p>
    <w:p w:rsidR="003E5DE4" w:rsidP="003E5DE4" w:rsidRDefault="003E5DE4" w14:paraId="33502FA8" w14:textId="5DA3F477">
      <w:pPr>
        <w:pStyle w:val="ListParagraph"/>
        <w:numPr>
          <w:ilvl w:val="1"/>
          <w:numId w:val="46"/>
        </w:numPr>
        <w:rPr>
          <w:bCs/>
        </w:rPr>
      </w:pPr>
      <w:r>
        <w:rPr>
          <w:bCs/>
        </w:rPr>
        <w:t>Data used from 2005</w:t>
      </w:r>
    </w:p>
    <w:p w:rsidRPr="003E5DE4" w:rsidR="003E5DE4" w:rsidP="003E5DE4" w:rsidRDefault="003E5DE4" w14:paraId="249CB6B5" w14:textId="1729C95B">
      <w:pPr>
        <w:pStyle w:val="ListParagraph"/>
        <w:numPr>
          <w:ilvl w:val="1"/>
          <w:numId w:val="46"/>
        </w:numPr>
        <w:rPr>
          <w:bCs/>
        </w:rPr>
      </w:pPr>
      <w:r>
        <w:rPr>
          <w:bCs/>
        </w:rPr>
        <w:t>Used estimates for soy sauce and fish sauce consumption</w:t>
      </w:r>
    </w:p>
    <w:tbl>
      <w:tblPr>
        <w:tblW w:w="12685" w:type="dxa"/>
        <w:tblLook w:val="04A0" w:firstRow="1" w:lastRow="0" w:firstColumn="1" w:lastColumn="0" w:noHBand="0" w:noVBand="1"/>
      </w:tblPr>
      <w:tblGrid>
        <w:gridCol w:w="4068"/>
        <w:gridCol w:w="1524"/>
        <w:gridCol w:w="1161"/>
        <w:gridCol w:w="1265"/>
        <w:gridCol w:w="1528"/>
        <w:gridCol w:w="1519"/>
        <w:gridCol w:w="1620"/>
      </w:tblGrid>
      <w:tr w:rsidRPr="00E10399" w:rsidR="001E59E5" w:rsidTr="001E59E5" w14:paraId="6E8EADC4" w14:textId="77777777">
        <w:trPr>
          <w:trHeight w:val="1020"/>
        </w:trPr>
        <w:tc>
          <w:tcPr>
            <w:tcW w:w="4315" w:type="dxa"/>
            <w:tcBorders>
              <w:top w:val="single" w:color="auto" w:sz="4" w:space="0"/>
              <w:left w:val="single" w:color="auto" w:sz="4" w:space="0"/>
              <w:bottom w:val="single" w:color="auto" w:sz="4" w:space="0"/>
              <w:right w:val="single" w:color="auto" w:sz="4" w:space="0"/>
            </w:tcBorders>
          </w:tcPr>
          <w:p w:rsidRPr="00E10399" w:rsidR="001E59E5" w:rsidP="00E10399" w:rsidRDefault="001E59E5" w14:paraId="4A2DE4D2" w14:textId="77777777">
            <w:pPr>
              <w:rPr>
                <w:rFonts w:ascii="Calibri" w:hAnsi="Calibri" w:cs="Calibri"/>
                <w:b/>
                <w:bCs/>
                <w:color w:val="000000"/>
              </w:rPr>
            </w:pPr>
          </w:p>
        </w:tc>
        <w:tc>
          <w:tcPr>
            <w:tcW w:w="1233" w:type="dxa"/>
            <w:tcBorders>
              <w:top w:val="single" w:color="auto" w:sz="4" w:space="0"/>
              <w:left w:val="single" w:color="auto" w:sz="4" w:space="0"/>
              <w:bottom w:val="single" w:color="auto" w:sz="4" w:space="0"/>
              <w:right w:val="single" w:color="auto" w:sz="4" w:space="0"/>
            </w:tcBorders>
            <w:vAlign w:val="center"/>
            <w:hideMark/>
          </w:tcPr>
          <w:p w:rsidRPr="00E10399" w:rsidR="001E59E5" w:rsidP="00E10399" w:rsidRDefault="00631A45" w14:paraId="4BE3DEC2" w14:textId="2472C8D6">
            <w:pPr>
              <w:rPr>
                <w:rFonts w:ascii="Calibri" w:hAnsi="Calibri" w:cs="Calibri"/>
                <w:b/>
                <w:bCs/>
                <w:color w:val="000000"/>
              </w:rPr>
            </w:pPr>
            <w:r>
              <w:rPr>
                <w:rFonts w:ascii="Calibri" w:hAnsi="Calibri" w:cs="Calibri"/>
                <w:b/>
                <w:bCs/>
                <w:color w:val="000000"/>
              </w:rPr>
              <w:t>discretionary</w:t>
            </w:r>
          </w:p>
        </w:tc>
        <w:tc>
          <w:tcPr>
            <w:tcW w:w="1161" w:type="dxa"/>
            <w:tcBorders>
              <w:top w:val="single" w:color="auto" w:sz="4" w:space="0"/>
              <w:left w:val="nil"/>
              <w:bottom w:val="single" w:color="auto" w:sz="4" w:space="0"/>
              <w:right w:val="single" w:color="auto" w:sz="4" w:space="0"/>
            </w:tcBorders>
            <w:vAlign w:val="center"/>
            <w:hideMark/>
          </w:tcPr>
          <w:p w:rsidRPr="00E10399" w:rsidR="001E59E5" w:rsidP="00E10399" w:rsidRDefault="001E59E5" w14:paraId="7FE589D8" w14:textId="77777777">
            <w:pPr>
              <w:rPr>
                <w:rFonts w:ascii="Calibri" w:hAnsi="Calibri" w:cs="Calibri"/>
                <w:b/>
                <w:bCs/>
                <w:color w:val="000000"/>
              </w:rPr>
            </w:pPr>
            <w:r w:rsidRPr="00E10399">
              <w:rPr>
                <w:rFonts w:ascii="Calibri" w:hAnsi="Calibri" w:cs="Calibri"/>
                <w:b/>
                <w:bCs/>
                <w:color w:val="000000"/>
              </w:rPr>
              <w:t xml:space="preserve">packaged food </w:t>
            </w:r>
          </w:p>
        </w:tc>
        <w:tc>
          <w:tcPr>
            <w:tcW w:w="1265" w:type="dxa"/>
            <w:tcBorders>
              <w:top w:val="single" w:color="auto" w:sz="4" w:space="0"/>
              <w:left w:val="nil"/>
              <w:bottom w:val="single" w:color="auto" w:sz="4" w:space="0"/>
              <w:right w:val="single" w:color="auto" w:sz="4" w:space="0"/>
            </w:tcBorders>
            <w:vAlign w:val="center"/>
            <w:hideMark/>
          </w:tcPr>
          <w:p w:rsidRPr="00E10399" w:rsidR="001E59E5" w:rsidP="00E10399" w:rsidRDefault="001E59E5" w14:paraId="23E62DB7" w14:textId="77777777">
            <w:pPr>
              <w:rPr>
                <w:rFonts w:ascii="Calibri" w:hAnsi="Calibri" w:cs="Calibri"/>
                <w:b/>
                <w:bCs/>
                <w:color w:val="000000"/>
              </w:rPr>
            </w:pPr>
            <w:r w:rsidRPr="00E10399">
              <w:rPr>
                <w:rFonts w:ascii="Calibri" w:hAnsi="Calibri" w:cs="Calibri"/>
                <w:b/>
                <w:bCs/>
                <w:color w:val="000000"/>
              </w:rPr>
              <w:t>restaurant and street</w:t>
            </w:r>
          </w:p>
        </w:tc>
        <w:tc>
          <w:tcPr>
            <w:tcW w:w="1529" w:type="dxa"/>
            <w:tcBorders>
              <w:top w:val="single" w:color="auto" w:sz="4" w:space="0"/>
              <w:left w:val="nil"/>
              <w:bottom w:val="single" w:color="auto" w:sz="4" w:space="0"/>
              <w:right w:val="single" w:color="auto" w:sz="4" w:space="0"/>
            </w:tcBorders>
            <w:vAlign w:val="center"/>
            <w:hideMark/>
          </w:tcPr>
          <w:p w:rsidRPr="00E10399" w:rsidR="001E59E5" w:rsidP="00E10399" w:rsidRDefault="001E59E5" w14:paraId="50747DE7" w14:textId="77777777">
            <w:pPr>
              <w:rPr>
                <w:rFonts w:ascii="Calibri" w:hAnsi="Calibri" w:cs="Calibri"/>
                <w:b/>
                <w:bCs/>
                <w:color w:val="000000"/>
              </w:rPr>
            </w:pPr>
            <w:r w:rsidRPr="00E10399">
              <w:rPr>
                <w:rFonts w:ascii="Calibri" w:hAnsi="Calibri" w:cs="Calibri"/>
                <w:b/>
                <w:bCs/>
                <w:color w:val="000000"/>
              </w:rPr>
              <w:t>public food procurement</w:t>
            </w:r>
          </w:p>
        </w:tc>
        <w:tc>
          <w:tcPr>
            <w:tcW w:w="1562" w:type="dxa"/>
            <w:tcBorders>
              <w:top w:val="single" w:color="auto" w:sz="4" w:space="0"/>
              <w:left w:val="nil"/>
              <w:bottom w:val="single" w:color="auto" w:sz="4" w:space="0"/>
              <w:right w:val="single" w:color="auto" w:sz="4" w:space="0"/>
            </w:tcBorders>
            <w:vAlign w:val="center"/>
            <w:hideMark/>
          </w:tcPr>
          <w:p w:rsidRPr="00E10399" w:rsidR="001E59E5" w:rsidP="00E10399" w:rsidRDefault="001E59E5" w14:paraId="200ED824" w14:textId="77777777">
            <w:pPr>
              <w:rPr>
                <w:rFonts w:ascii="Calibri" w:hAnsi="Calibri" w:cs="Calibri"/>
                <w:b/>
                <w:bCs/>
                <w:color w:val="000000"/>
              </w:rPr>
            </w:pPr>
            <w:r w:rsidRPr="00E10399">
              <w:rPr>
                <w:rFonts w:ascii="Calibri" w:hAnsi="Calibri" w:cs="Calibri"/>
                <w:b/>
                <w:bCs/>
                <w:color w:val="000000"/>
              </w:rPr>
              <w:t>inherent in foods</w:t>
            </w:r>
          </w:p>
        </w:tc>
        <w:tc>
          <w:tcPr>
            <w:tcW w:w="1620" w:type="dxa"/>
            <w:tcBorders>
              <w:top w:val="single" w:color="auto" w:sz="4" w:space="0"/>
              <w:left w:val="nil"/>
              <w:bottom w:val="single" w:color="auto" w:sz="4" w:space="0"/>
              <w:right w:val="single" w:color="auto" w:sz="4" w:space="0"/>
            </w:tcBorders>
            <w:vAlign w:val="center"/>
            <w:hideMark/>
          </w:tcPr>
          <w:p w:rsidRPr="00E10399" w:rsidR="001E59E5" w:rsidP="00E10399" w:rsidRDefault="001E59E5" w14:paraId="7486B305" w14:textId="77777777">
            <w:pPr>
              <w:rPr>
                <w:rFonts w:ascii="Calibri" w:hAnsi="Calibri" w:cs="Calibri"/>
                <w:b/>
                <w:bCs/>
                <w:color w:val="000000"/>
              </w:rPr>
            </w:pPr>
            <w:r w:rsidRPr="00E10399">
              <w:rPr>
                <w:rFonts w:ascii="Calibri" w:hAnsi="Calibri" w:cs="Calibri"/>
                <w:b/>
                <w:bCs/>
                <w:color w:val="000000"/>
              </w:rPr>
              <w:t>Total</w:t>
            </w:r>
          </w:p>
        </w:tc>
      </w:tr>
      <w:tr w:rsidRPr="00E10399" w:rsidR="001E59E5" w:rsidTr="00030EC1" w14:paraId="3B883D1A" w14:textId="77777777">
        <w:trPr>
          <w:trHeight w:val="340"/>
        </w:trPr>
        <w:tc>
          <w:tcPr>
            <w:tcW w:w="4315" w:type="dxa"/>
            <w:tcBorders>
              <w:top w:val="nil"/>
              <w:left w:val="single" w:color="auto" w:sz="4" w:space="0"/>
              <w:bottom w:val="single" w:color="auto" w:sz="4" w:space="0"/>
              <w:right w:val="single" w:color="auto" w:sz="4" w:space="0"/>
            </w:tcBorders>
          </w:tcPr>
          <w:p w:rsidRPr="001E59E5" w:rsidR="001E59E5" w:rsidP="00E10399" w:rsidRDefault="001E59E5" w14:paraId="15EF3F0A" w14:textId="540900EA">
            <w:pPr>
              <w:jc w:val="right"/>
              <w:rPr>
                <w:rFonts w:ascii="Aptos Narrow" w:hAnsi="Aptos Narrow"/>
                <w:color w:val="000000"/>
              </w:rPr>
            </w:pPr>
            <w:r>
              <w:rPr>
                <w:rFonts w:ascii="Aptos Narrow" w:hAnsi="Aptos Narrow"/>
                <w:color w:val="000000"/>
              </w:rPr>
              <w:t>Estimates based on 2005-2008 data</w:t>
            </w:r>
          </w:p>
        </w:tc>
        <w:tc>
          <w:tcPr>
            <w:tcW w:w="1233" w:type="dxa"/>
            <w:tcBorders>
              <w:top w:val="nil"/>
              <w:left w:val="single" w:color="auto" w:sz="4" w:space="0"/>
              <w:bottom w:val="single" w:color="auto" w:sz="4" w:space="0"/>
              <w:right w:val="single" w:color="auto" w:sz="4" w:space="0"/>
            </w:tcBorders>
            <w:noWrap/>
            <w:hideMark/>
          </w:tcPr>
          <w:p w:rsidRPr="00E10399" w:rsidR="001E59E5" w:rsidP="00E10399" w:rsidRDefault="001E59E5" w14:paraId="72AD2811" w14:textId="33F69642">
            <w:pPr>
              <w:jc w:val="right"/>
              <w:rPr>
                <w:rFonts w:ascii="Aptos Narrow" w:hAnsi="Aptos Narrow"/>
                <w:b/>
                <w:bCs/>
                <w:color w:val="000000"/>
              </w:rPr>
            </w:pPr>
            <w:r w:rsidRPr="00E10399">
              <w:rPr>
                <w:rFonts w:ascii="Aptos Narrow" w:hAnsi="Aptos Narrow"/>
                <w:b/>
                <w:bCs/>
                <w:color w:val="000000"/>
              </w:rPr>
              <w:t>36.0%</w:t>
            </w:r>
          </w:p>
        </w:tc>
        <w:tc>
          <w:tcPr>
            <w:tcW w:w="1161" w:type="dxa"/>
            <w:tcBorders>
              <w:top w:val="nil"/>
              <w:left w:val="nil"/>
              <w:bottom w:val="single" w:color="auto" w:sz="4" w:space="0"/>
              <w:right w:val="single" w:color="auto" w:sz="4" w:space="0"/>
            </w:tcBorders>
            <w:hideMark/>
          </w:tcPr>
          <w:p w:rsidRPr="00E10399" w:rsidR="001E59E5" w:rsidP="00E10399" w:rsidRDefault="001E59E5" w14:paraId="77E71BB8" w14:textId="77777777">
            <w:pPr>
              <w:jc w:val="right"/>
              <w:rPr>
                <w:rFonts w:ascii="Calibri" w:hAnsi="Calibri" w:cs="Calibri"/>
                <w:b/>
                <w:bCs/>
                <w:color w:val="000000"/>
              </w:rPr>
            </w:pPr>
            <w:r w:rsidRPr="00E10399">
              <w:rPr>
                <w:rFonts w:ascii="Calibri" w:hAnsi="Calibri" w:cs="Calibri"/>
                <w:b/>
                <w:bCs/>
                <w:color w:val="000000"/>
              </w:rPr>
              <w:t>39.0%</w:t>
            </w:r>
          </w:p>
        </w:tc>
        <w:tc>
          <w:tcPr>
            <w:tcW w:w="1265" w:type="dxa"/>
            <w:tcBorders>
              <w:top w:val="nil"/>
              <w:left w:val="nil"/>
              <w:bottom w:val="single" w:color="auto" w:sz="4" w:space="0"/>
              <w:right w:val="single" w:color="auto" w:sz="4" w:space="0"/>
            </w:tcBorders>
            <w:noWrap/>
            <w:hideMark/>
          </w:tcPr>
          <w:p w:rsidRPr="00E10399" w:rsidR="001E59E5" w:rsidP="00E10399" w:rsidRDefault="001E59E5" w14:paraId="781F524F" w14:textId="77777777">
            <w:pPr>
              <w:jc w:val="right"/>
              <w:rPr>
                <w:rFonts w:ascii="Aptos Narrow" w:hAnsi="Aptos Narrow"/>
                <w:color w:val="000000"/>
              </w:rPr>
            </w:pPr>
            <w:r w:rsidRPr="00E10399">
              <w:rPr>
                <w:rFonts w:ascii="Aptos Narrow" w:hAnsi="Aptos Narrow"/>
                <w:color w:val="000000"/>
              </w:rPr>
              <w:t>10.0%</w:t>
            </w:r>
          </w:p>
        </w:tc>
        <w:tc>
          <w:tcPr>
            <w:tcW w:w="1529" w:type="dxa"/>
            <w:tcBorders>
              <w:top w:val="nil"/>
              <w:left w:val="nil"/>
              <w:bottom w:val="single" w:color="auto" w:sz="4" w:space="0"/>
              <w:right w:val="single" w:color="auto" w:sz="4" w:space="0"/>
            </w:tcBorders>
            <w:hideMark/>
          </w:tcPr>
          <w:p w:rsidRPr="00E10399" w:rsidR="001E59E5" w:rsidP="00E10399" w:rsidRDefault="001E59E5" w14:paraId="64A59343" w14:textId="77777777">
            <w:pPr>
              <w:jc w:val="right"/>
              <w:rPr>
                <w:rFonts w:ascii="Calibri" w:hAnsi="Calibri" w:cs="Calibri"/>
                <w:color w:val="000000"/>
              </w:rPr>
            </w:pPr>
            <w:r w:rsidRPr="00E10399">
              <w:rPr>
                <w:rFonts w:ascii="Calibri" w:hAnsi="Calibri" w:cs="Calibri"/>
                <w:color w:val="000000"/>
              </w:rPr>
              <w:t>5.0%</w:t>
            </w:r>
          </w:p>
        </w:tc>
        <w:tc>
          <w:tcPr>
            <w:tcW w:w="1562" w:type="dxa"/>
            <w:tcBorders>
              <w:top w:val="nil"/>
              <w:left w:val="nil"/>
              <w:bottom w:val="single" w:color="auto" w:sz="4" w:space="0"/>
              <w:right w:val="single" w:color="auto" w:sz="4" w:space="0"/>
            </w:tcBorders>
            <w:hideMark/>
          </w:tcPr>
          <w:p w:rsidRPr="00E10399" w:rsidR="001E59E5" w:rsidP="00E10399" w:rsidRDefault="001E59E5" w14:paraId="3F0F6734" w14:textId="77777777">
            <w:pPr>
              <w:jc w:val="right"/>
              <w:rPr>
                <w:rFonts w:ascii="Calibri" w:hAnsi="Calibri" w:cs="Calibri"/>
                <w:color w:val="000000"/>
              </w:rPr>
            </w:pPr>
            <w:r w:rsidRPr="00E10399">
              <w:rPr>
                <w:rFonts w:ascii="Calibri" w:hAnsi="Calibri" w:cs="Calibri"/>
                <w:color w:val="000000"/>
              </w:rPr>
              <w:t>10.0%</w:t>
            </w:r>
          </w:p>
        </w:tc>
        <w:tc>
          <w:tcPr>
            <w:tcW w:w="1620" w:type="dxa"/>
            <w:tcBorders>
              <w:top w:val="nil"/>
              <w:left w:val="nil"/>
              <w:bottom w:val="single" w:color="auto" w:sz="4" w:space="0"/>
              <w:right w:val="single" w:color="auto" w:sz="4" w:space="0"/>
            </w:tcBorders>
            <w:noWrap/>
            <w:hideMark/>
          </w:tcPr>
          <w:p w:rsidRPr="00E10399" w:rsidR="001E59E5" w:rsidP="00E10399" w:rsidRDefault="001E59E5" w14:paraId="4CF70504" w14:textId="77777777">
            <w:pPr>
              <w:jc w:val="right"/>
              <w:rPr>
                <w:rFonts w:ascii="Aptos Narrow" w:hAnsi="Aptos Narrow"/>
                <w:b/>
                <w:bCs/>
                <w:color w:val="000000"/>
              </w:rPr>
            </w:pPr>
            <w:r w:rsidRPr="00E10399">
              <w:rPr>
                <w:rFonts w:ascii="Aptos Narrow" w:hAnsi="Aptos Narrow"/>
                <w:b/>
                <w:bCs/>
                <w:color w:val="000000"/>
              </w:rPr>
              <w:t>100.0%</w:t>
            </w:r>
          </w:p>
        </w:tc>
      </w:tr>
      <w:tr w:rsidRPr="00E10399" w:rsidR="001E59E5" w:rsidTr="00030EC1" w14:paraId="6DF6BFFD" w14:textId="77777777">
        <w:trPr>
          <w:trHeight w:val="340"/>
        </w:trPr>
        <w:tc>
          <w:tcPr>
            <w:tcW w:w="4315" w:type="dxa"/>
            <w:tcBorders>
              <w:top w:val="single" w:color="auto" w:sz="4" w:space="0"/>
              <w:left w:val="single" w:color="auto" w:sz="4" w:space="0"/>
              <w:bottom w:val="single" w:color="auto" w:sz="4" w:space="0"/>
              <w:right w:val="single" w:color="auto" w:sz="4" w:space="0"/>
            </w:tcBorders>
          </w:tcPr>
          <w:p w:rsidRPr="001E59E5" w:rsidR="001E59E5" w:rsidP="00E10399" w:rsidRDefault="001E59E5" w14:paraId="61596831" w14:textId="7FBBA9A2">
            <w:pPr>
              <w:jc w:val="right"/>
              <w:rPr>
                <w:rFonts w:ascii="Aptos Narrow" w:hAnsi="Aptos Narrow"/>
                <w:color w:val="000000"/>
              </w:rPr>
            </w:pPr>
            <w:r>
              <w:rPr>
                <w:rFonts w:ascii="Aptos Narrow" w:hAnsi="Aptos Narrow"/>
                <w:color w:val="000000"/>
              </w:rPr>
              <w:t>Adjustment for increased packaged food consumption</w:t>
            </w:r>
            <w:r w:rsidR="00D04BC1">
              <w:rPr>
                <w:rFonts w:ascii="Aptos Narrow" w:hAnsi="Aptos Narrow"/>
                <w:color w:val="000000"/>
              </w:rPr>
              <w:t xml:space="preserve"> since data used is old</w:t>
            </w:r>
          </w:p>
        </w:tc>
        <w:tc>
          <w:tcPr>
            <w:tcW w:w="1233" w:type="dxa"/>
            <w:tcBorders>
              <w:top w:val="single" w:color="auto" w:sz="4" w:space="0"/>
              <w:left w:val="single" w:color="auto" w:sz="4" w:space="0"/>
              <w:bottom w:val="single" w:color="auto" w:sz="4" w:space="0"/>
              <w:right w:val="single" w:color="auto" w:sz="4" w:space="0"/>
            </w:tcBorders>
            <w:noWrap/>
          </w:tcPr>
          <w:p w:rsidRPr="00D04BC1" w:rsidR="001E59E5" w:rsidP="00E10399" w:rsidRDefault="00030EC1" w14:paraId="3FA9AFA7" w14:textId="053131C1">
            <w:pPr>
              <w:jc w:val="right"/>
              <w:rPr>
                <w:rFonts w:ascii="Aptos Narrow" w:hAnsi="Aptos Narrow"/>
                <w:b/>
                <w:bCs/>
                <w:color w:val="000000"/>
                <w:highlight w:val="yellow"/>
              </w:rPr>
            </w:pPr>
            <w:r w:rsidRPr="00D04BC1">
              <w:rPr>
                <w:rFonts w:ascii="Aptos Narrow" w:hAnsi="Aptos Narrow"/>
                <w:b/>
                <w:bCs/>
                <w:color w:val="000000"/>
                <w:highlight w:val="yellow"/>
              </w:rPr>
              <w:t>32.0%</w:t>
            </w:r>
          </w:p>
        </w:tc>
        <w:tc>
          <w:tcPr>
            <w:tcW w:w="1161" w:type="dxa"/>
            <w:tcBorders>
              <w:top w:val="single" w:color="auto" w:sz="4" w:space="0"/>
              <w:left w:val="nil"/>
              <w:bottom w:val="single" w:color="auto" w:sz="4" w:space="0"/>
              <w:right w:val="single" w:color="auto" w:sz="4" w:space="0"/>
            </w:tcBorders>
          </w:tcPr>
          <w:p w:rsidRPr="00D04BC1" w:rsidR="001E59E5" w:rsidP="00E10399" w:rsidRDefault="00030EC1" w14:paraId="6BC45EF9" w14:textId="23F5A8E4">
            <w:pPr>
              <w:jc w:val="right"/>
              <w:rPr>
                <w:rFonts w:ascii="Calibri" w:hAnsi="Calibri" w:cs="Calibri"/>
                <w:b/>
                <w:bCs/>
                <w:color w:val="000000"/>
                <w:highlight w:val="yellow"/>
              </w:rPr>
            </w:pPr>
            <w:r w:rsidRPr="00D04BC1">
              <w:rPr>
                <w:rFonts w:ascii="Calibri" w:hAnsi="Calibri" w:cs="Calibri"/>
                <w:b/>
                <w:bCs/>
                <w:color w:val="000000"/>
                <w:highlight w:val="yellow"/>
              </w:rPr>
              <w:t>43.0%</w:t>
            </w:r>
          </w:p>
        </w:tc>
        <w:tc>
          <w:tcPr>
            <w:tcW w:w="1265" w:type="dxa"/>
            <w:tcBorders>
              <w:top w:val="single" w:color="auto" w:sz="4" w:space="0"/>
              <w:left w:val="nil"/>
              <w:bottom w:val="single" w:color="auto" w:sz="4" w:space="0"/>
              <w:right w:val="single" w:color="auto" w:sz="4" w:space="0"/>
            </w:tcBorders>
            <w:noWrap/>
          </w:tcPr>
          <w:p w:rsidRPr="00D04BC1" w:rsidR="001E59E5" w:rsidP="00E10399" w:rsidRDefault="00030EC1" w14:paraId="677C7755" w14:textId="230B9F0B">
            <w:pPr>
              <w:jc w:val="right"/>
              <w:rPr>
                <w:rFonts w:ascii="Aptos Narrow" w:hAnsi="Aptos Narrow"/>
                <w:color w:val="000000"/>
                <w:highlight w:val="yellow"/>
              </w:rPr>
            </w:pPr>
            <w:r w:rsidRPr="00D04BC1">
              <w:rPr>
                <w:rFonts w:ascii="Aptos Narrow" w:hAnsi="Aptos Narrow"/>
                <w:color w:val="000000"/>
                <w:highlight w:val="yellow"/>
              </w:rPr>
              <w:t>10.0%</w:t>
            </w:r>
          </w:p>
        </w:tc>
        <w:tc>
          <w:tcPr>
            <w:tcW w:w="1529" w:type="dxa"/>
            <w:tcBorders>
              <w:top w:val="single" w:color="auto" w:sz="4" w:space="0"/>
              <w:left w:val="nil"/>
              <w:bottom w:val="single" w:color="auto" w:sz="4" w:space="0"/>
              <w:right w:val="single" w:color="auto" w:sz="4" w:space="0"/>
            </w:tcBorders>
          </w:tcPr>
          <w:p w:rsidRPr="00D04BC1" w:rsidR="001E59E5" w:rsidP="00E10399" w:rsidRDefault="00030EC1" w14:paraId="2CFAE1E7" w14:textId="58D9CC57">
            <w:pPr>
              <w:jc w:val="right"/>
              <w:rPr>
                <w:rFonts w:ascii="Calibri" w:hAnsi="Calibri" w:cs="Calibri"/>
                <w:color w:val="000000"/>
                <w:highlight w:val="yellow"/>
              </w:rPr>
            </w:pPr>
            <w:r w:rsidRPr="00D04BC1">
              <w:rPr>
                <w:rFonts w:ascii="Calibri" w:hAnsi="Calibri" w:cs="Calibri"/>
                <w:color w:val="000000"/>
                <w:highlight w:val="yellow"/>
              </w:rPr>
              <w:t>5.0%</w:t>
            </w:r>
          </w:p>
        </w:tc>
        <w:tc>
          <w:tcPr>
            <w:tcW w:w="1562" w:type="dxa"/>
            <w:tcBorders>
              <w:top w:val="single" w:color="auto" w:sz="4" w:space="0"/>
              <w:left w:val="nil"/>
              <w:bottom w:val="single" w:color="auto" w:sz="4" w:space="0"/>
              <w:right w:val="single" w:color="auto" w:sz="4" w:space="0"/>
            </w:tcBorders>
          </w:tcPr>
          <w:p w:rsidRPr="00D04BC1" w:rsidR="001E59E5" w:rsidP="00E10399" w:rsidRDefault="00030EC1" w14:paraId="2FB93595" w14:textId="4B8C6045">
            <w:pPr>
              <w:jc w:val="right"/>
              <w:rPr>
                <w:rFonts w:ascii="Calibri" w:hAnsi="Calibri" w:cs="Calibri"/>
                <w:color w:val="000000"/>
                <w:highlight w:val="yellow"/>
              </w:rPr>
            </w:pPr>
            <w:r w:rsidRPr="00D04BC1">
              <w:rPr>
                <w:rFonts w:ascii="Calibri" w:hAnsi="Calibri" w:cs="Calibri"/>
                <w:color w:val="000000"/>
                <w:highlight w:val="yellow"/>
              </w:rPr>
              <w:t>10.0%</w:t>
            </w:r>
          </w:p>
        </w:tc>
        <w:tc>
          <w:tcPr>
            <w:tcW w:w="1620" w:type="dxa"/>
            <w:tcBorders>
              <w:top w:val="single" w:color="auto" w:sz="4" w:space="0"/>
              <w:left w:val="nil"/>
              <w:bottom w:val="single" w:color="auto" w:sz="4" w:space="0"/>
              <w:right w:val="single" w:color="auto" w:sz="4" w:space="0"/>
            </w:tcBorders>
            <w:noWrap/>
          </w:tcPr>
          <w:p w:rsidRPr="00D04BC1" w:rsidR="001E59E5" w:rsidP="00E10399" w:rsidRDefault="00030EC1" w14:paraId="6F4966B9" w14:textId="52EA4EE4">
            <w:pPr>
              <w:jc w:val="right"/>
              <w:rPr>
                <w:rFonts w:ascii="Aptos Narrow" w:hAnsi="Aptos Narrow"/>
                <w:b/>
                <w:bCs/>
                <w:color w:val="000000"/>
                <w:highlight w:val="yellow"/>
              </w:rPr>
            </w:pPr>
            <w:r w:rsidRPr="00D04BC1">
              <w:rPr>
                <w:rFonts w:ascii="Aptos Narrow" w:hAnsi="Aptos Narrow"/>
                <w:b/>
                <w:bCs/>
                <w:color w:val="000000"/>
                <w:highlight w:val="yellow"/>
              </w:rPr>
              <w:t>100.0%</w:t>
            </w:r>
          </w:p>
        </w:tc>
      </w:tr>
    </w:tbl>
    <w:p w:rsidR="003E5DE4" w:rsidP="003E5DE4" w:rsidRDefault="003E5DE4" w14:paraId="02507BB4" w14:textId="26411A2C">
      <w:pPr>
        <w:rPr>
          <w:bCs/>
        </w:rPr>
      </w:pPr>
    </w:p>
    <w:p w:rsidR="00720019" w:rsidP="003E5DE4" w:rsidRDefault="00720019" w14:paraId="73440BCF" w14:textId="11F42775">
      <w:pPr>
        <w:rPr>
          <w:bCs/>
        </w:rPr>
      </w:pPr>
      <w:r>
        <w:rPr>
          <w:b/>
        </w:rPr>
        <w:t>VIETNAM</w:t>
      </w:r>
      <w:r w:rsidR="006C7293">
        <w:rPr>
          <w:b/>
        </w:rPr>
        <w:t xml:space="preserve">: </w:t>
      </w:r>
      <w:r w:rsidRPr="00527022" w:rsidR="006C7293">
        <w:rPr>
          <w:bCs/>
        </w:rPr>
        <w:t>Ha T.P. DO (2014)</w:t>
      </w:r>
      <w:r w:rsidR="006C7293">
        <w:rPr>
          <w:b/>
        </w:rPr>
        <w:t xml:space="preserve"> </w:t>
      </w:r>
      <w:hyperlink w:history="1" r:id="rId28">
        <w:r w:rsidRPr="006C7293" w:rsidR="006C7293">
          <w:rPr>
            <w:rStyle w:val="Hyperlink"/>
            <w:bCs/>
          </w:rPr>
          <w:t>Hypertension in Vietnam: prevalence, risk groups and effects on salt substitution</w:t>
        </w:r>
      </w:hyperlink>
    </w:p>
    <w:tbl>
      <w:tblPr>
        <w:tblW w:w="12966" w:type="dxa"/>
        <w:tblLook w:val="04A0" w:firstRow="1" w:lastRow="0" w:firstColumn="1" w:lastColumn="0" w:noHBand="0" w:noVBand="1"/>
      </w:tblPr>
      <w:tblGrid>
        <w:gridCol w:w="3775"/>
        <w:gridCol w:w="1620"/>
        <w:gridCol w:w="1620"/>
        <w:gridCol w:w="1440"/>
        <w:gridCol w:w="1710"/>
        <w:gridCol w:w="1271"/>
        <w:gridCol w:w="1530"/>
      </w:tblGrid>
      <w:tr w:rsidRPr="00D02A36" w:rsidR="00D02A36" w:rsidTr="00DE5E05" w14:paraId="2E24C996" w14:textId="77777777">
        <w:trPr>
          <w:trHeight w:val="1700"/>
        </w:trPr>
        <w:tc>
          <w:tcPr>
            <w:tcW w:w="3775" w:type="dxa"/>
            <w:tcBorders>
              <w:top w:val="single" w:color="auto" w:sz="4" w:space="0"/>
              <w:left w:val="single" w:color="auto" w:sz="4" w:space="0"/>
              <w:bottom w:val="single" w:color="auto" w:sz="4" w:space="0"/>
              <w:right w:val="single" w:color="auto" w:sz="4" w:space="0"/>
            </w:tcBorders>
            <w:noWrap/>
            <w:vAlign w:val="bottom"/>
            <w:hideMark/>
          </w:tcPr>
          <w:p w:rsidRPr="00D02A36" w:rsidR="00D02A36" w:rsidP="00D02A36" w:rsidRDefault="00D02A36" w14:paraId="56F06C5F" w14:textId="77777777">
            <w:pPr>
              <w:rPr>
                <w:rFonts w:ascii="Aptos Narrow" w:hAnsi="Aptos Narrow"/>
                <w:color w:val="000000"/>
              </w:rPr>
            </w:pPr>
            <w:r w:rsidRPr="00D02A36">
              <w:rPr>
                <w:rFonts w:ascii="Aptos Narrow" w:hAnsi="Aptos Narrow"/>
                <w:color w:val="000000"/>
              </w:rPr>
              <w:t> </w:t>
            </w:r>
          </w:p>
        </w:tc>
        <w:tc>
          <w:tcPr>
            <w:tcW w:w="1620" w:type="dxa"/>
            <w:tcBorders>
              <w:top w:val="single" w:color="auto" w:sz="4" w:space="0"/>
              <w:left w:val="nil"/>
              <w:bottom w:val="single" w:color="auto" w:sz="4" w:space="0"/>
              <w:right w:val="single" w:color="auto" w:sz="4" w:space="0"/>
            </w:tcBorders>
            <w:vAlign w:val="center"/>
            <w:hideMark/>
          </w:tcPr>
          <w:p w:rsidRPr="00D02A36" w:rsidR="00D02A36" w:rsidP="00D02A36" w:rsidRDefault="00D02A36" w14:paraId="607A6CE0" w14:textId="77777777">
            <w:pPr>
              <w:rPr>
                <w:rFonts w:ascii="Calibri" w:hAnsi="Calibri" w:cs="Calibri"/>
                <w:b/>
                <w:bCs/>
                <w:color w:val="000000"/>
              </w:rPr>
            </w:pPr>
            <w:r w:rsidRPr="00D02A36">
              <w:rPr>
                <w:rFonts w:ascii="Calibri" w:hAnsi="Calibri" w:cs="Calibri"/>
                <w:b/>
                <w:bCs/>
                <w:color w:val="000000"/>
              </w:rPr>
              <w:t xml:space="preserve"> discretionary </w:t>
            </w:r>
            <w:r w:rsidRPr="00D02A36">
              <w:rPr>
                <w:rFonts w:ascii="Calibri" w:hAnsi="Calibri" w:cs="Calibri"/>
                <w:color w:val="000000"/>
              </w:rPr>
              <w:t>(salt added at table and during cooking)</w:t>
            </w:r>
          </w:p>
        </w:tc>
        <w:tc>
          <w:tcPr>
            <w:tcW w:w="1620" w:type="dxa"/>
            <w:tcBorders>
              <w:top w:val="single" w:color="auto" w:sz="4" w:space="0"/>
              <w:left w:val="nil"/>
              <w:bottom w:val="single" w:color="auto" w:sz="4" w:space="0"/>
              <w:right w:val="single" w:color="auto" w:sz="4" w:space="0"/>
            </w:tcBorders>
            <w:vAlign w:val="center"/>
            <w:hideMark/>
          </w:tcPr>
          <w:p w:rsidRPr="00D02A36" w:rsidR="00D02A36" w:rsidP="00D02A36" w:rsidRDefault="00D02A36" w14:paraId="53AFAA96" w14:textId="2D0D69B7">
            <w:pPr>
              <w:rPr>
                <w:rFonts w:ascii="Calibri" w:hAnsi="Calibri" w:cs="Calibri"/>
                <w:b/>
                <w:bCs/>
                <w:color w:val="000000"/>
              </w:rPr>
            </w:pPr>
            <w:r w:rsidRPr="00D02A36">
              <w:rPr>
                <w:rFonts w:ascii="Calibri" w:hAnsi="Calibri" w:cs="Calibri"/>
                <w:b/>
                <w:bCs/>
                <w:color w:val="000000"/>
              </w:rPr>
              <w:t xml:space="preserve">packaged food </w:t>
            </w:r>
            <w:r w:rsidRPr="00D02A36">
              <w:rPr>
                <w:rFonts w:ascii="Calibri" w:hAnsi="Calibri" w:cs="Calibri"/>
                <w:color w:val="000000"/>
              </w:rPr>
              <w:t>(salty seasonings, home, other)</w:t>
            </w:r>
          </w:p>
        </w:tc>
        <w:tc>
          <w:tcPr>
            <w:tcW w:w="1440" w:type="dxa"/>
            <w:tcBorders>
              <w:top w:val="single" w:color="auto" w:sz="4" w:space="0"/>
              <w:left w:val="nil"/>
              <w:bottom w:val="single" w:color="auto" w:sz="4" w:space="0"/>
              <w:right w:val="single" w:color="auto" w:sz="4" w:space="0"/>
            </w:tcBorders>
            <w:vAlign w:val="center"/>
            <w:hideMark/>
          </w:tcPr>
          <w:p w:rsidRPr="00D02A36" w:rsidR="00D02A36" w:rsidP="00D02A36" w:rsidRDefault="00D02A36" w14:paraId="153014D6" w14:textId="77777777">
            <w:pPr>
              <w:rPr>
                <w:rFonts w:ascii="Calibri" w:hAnsi="Calibri" w:cs="Calibri"/>
                <w:b/>
                <w:bCs/>
                <w:color w:val="000000"/>
              </w:rPr>
            </w:pPr>
            <w:r w:rsidRPr="00D02A36">
              <w:rPr>
                <w:rFonts w:ascii="Calibri" w:hAnsi="Calibri" w:cs="Calibri"/>
                <w:b/>
                <w:bCs/>
                <w:color w:val="000000"/>
              </w:rPr>
              <w:t>restaurant and street</w:t>
            </w:r>
          </w:p>
        </w:tc>
        <w:tc>
          <w:tcPr>
            <w:tcW w:w="1710" w:type="dxa"/>
            <w:tcBorders>
              <w:top w:val="single" w:color="auto" w:sz="4" w:space="0"/>
              <w:left w:val="nil"/>
              <w:bottom w:val="single" w:color="auto" w:sz="4" w:space="0"/>
              <w:right w:val="single" w:color="auto" w:sz="4" w:space="0"/>
            </w:tcBorders>
            <w:vAlign w:val="center"/>
            <w:hideMark/>
          </w:tcPr>
          <w:p w:rsidRPr="00D02A36" w:rsidR="00D02A36" w:rsidP="00D02A36" w:rsidRDefault="00D02A36" w14:paraId="709C0F22" w14:textId="77777777">
            <w:pPr>
              <w:rPr>
                <w:rFonts w:ascii="Calibri" w:hAnsi="Calibri" w:cs="Calibri"/>
                <w:b/>
                <w:bCs/>
                <w:color w:val="000000"/>
              </w:rPr>
            </w:pPr>
            <w:r w:rsidRPr="00D02A36">
              <w:rPr>
                <w:rFonts w:ascii="Calibri" w:hAnsi="Calibri" w:cs="Calibri"/>
                <w:b/>
                <w:bCs/>
                <w:color w:val="000000"/>
              </w:rPr>
              <w:t>public food procurement</w:t>
            </w:r>
          </w:p>
        </w:tc>
        <w:tc>
          <w:tcPr>
            <w:tcW w:w="1271" w:type="dxa"/>
            <w:tcBorders>
              <w:top w:val="single" w:color="auto" w:sz="4" w:space="0"/>
              <w:left w:val="nil"/>
              <w:bottom w:val="single" w:color="auto" w:sz="4" w:space="0"/>
              <w:right w:val="single" w:color="auto" w:sz="4" w:space="0"/>
            </w:tcBorders>
            <w:vAlign w:val="center"/>
            <w:hideMark/>
          </w:tcPr>
          <w:p w:rsidRPr="00D02A36" w:rsidR="00D02A36" w:rsidP="00D02A36" w:rsidRDefault="00D02A36" w14:paraId="2DFD90CD" w14:textId="77777777">
            <w:pPr>
              <w:rPr>
                <w:rFonts w:ascii="Calibri" w:hAnsi="Calibri" w:cs="Calibri"/>
                <w:b/>
                <w:bCs/>
                <w:color w:val="000000"/>
              </w:rPr>
            </w:pPr>
            <w:r w:rsidRPr="00D02A36">
              <w:rPr>
                <w:rFonts w:ascii="Calibri" w:hAnsi="Calibri" w:cs="Calibri"/>
                <w:b/>
                <w:bCs/>
                <w:color w:val="000000"/>
              </w:rPr>
              <w:t>inherent in foods</w:t>
            </w:r>
          </w:p>
        </w:tc>
        <w:tc>
          <w:tcPr>
            <w:tcW w:w="1530" w:type="dxa"/>
            <w:tcBorders>
              <w:top w:val="single" w:color="auto" w:sz="4" w:space="0"/>
              <w:left w:val="nil"/>
              <w:bottom w:val="single" w:color="auto" w:sz="4" w:space="0"/>
              <w:right w:val="single" w:color="auto" w:sz="4" w:space="0"/>
            </w:tcBorders>
            <w:vAlign w:val="center"/>
            <w:hideMark/>
          </w:tcPr>
          <w:p w:rsidRPr="00D02A36" w:rsidR="00D02A36" w:rsidP="00D02A36" w:rsidRDefault="00D02A36" w14:paraId="73A8CF47" w14:textId="77777777">
            <w:pPr>
              <w:rPr>
                <w:rFonts w:ascii="Calibri" w:hAnsi="Calibri" w:cs="Calibri"/>
                <w:b/>
                <w:bCs/>
                <w:color w:val="000000"/>
              </w:rPr>
            </w:pPr>
            <w:r w:rsidRPr="00D02A36">
              <w:rPr>
                <w:rFonts w:ascii="Calibri" w:hAnsi="Calibri" w:cs="Calibri"/>
                <w:b/>
                <w:bCs/>
                <w:color w:val="000000"/>
              </w:rPr>
              <w:t>Total</w:t>
            </w:r>
          </w:p>
        </w:tc>
      </w:tr>
      <w:tr w:rsidRPr="00D02A36" w:rsidR="00D02A36" w:rsidTr="00DE5E05" w14:paraId="1F4F7510" w14:textId="77777777">
        <w:trPr>
          <w:trHeight w:val="340"/>
        </w:trPr>
        <w:tc>
          <w:tcPr>
            <w:tcW w:w="3775" w:type="dxa"/>
            <w:tcBorders>
              <w:top w:val="nil"/>
              <w:left w:val="single" w:color="auto" w:sz="4" w:space="0"/>
              <w:bottom w:val="double" w:color="auto" w:sz="6" w:space="0"/>
              <w:right w:val="single" w:color="auto" w:sz="4" w:space="0"/>
            </w:tcBorders>
            <w:noWrap/>
            <w:vAlign w:val="bottom"/>
            <w:hideMark/>
          </w:tcPr>
          <w:p w:rsidRPr="00D02A36" w:rsidR="00D02A36" w:rsidP="00D02A36" w:rsidRDefault="00D02A36" w14:paraId="54563D75" w14:textId="77777777">
            <w:pPr>
              <w:rPr>
                <w:rFonts w:ascii="Aptos Narrow" w:hAnsi="Aptos Narrow"/>
                <w:color w:val="000000"/>
              </w:rPr>
            </w:pPr>
            <w:r w:rsidRPr="00D02A36">
              <w:rPr>
                <w:rFonts w:ascii="Aptos Narrow" w:hAnsi="Aptos Narrow"/>
                <w:color w:val="000000"/>
              </w:rPr>
              <w:t>Reported</w:t>
            </w:r>
          </w:p>
        </w:tc>
        <w:tc>
          <w:tcPr>
            <w:tcW w:w="1620" w:type="dxa"/>
            <w:tcBorders>
              <w:top w:val="nil"/>
              <w:left w:val="nil"/>
              <w:bottom w:val="double" w:color="auto" w:sz="6" w:space="0"/>
              <w:right w:val="single" w:color="auto" w:sz="4" w:space="0"/>
            </w:tcBorders>
            <w:noWrap/>
            <w:vAlign w:val="bottom"/>
            <w:hideMark/>
          </w:tcPr>
          <w:p w:rsidRPr="00D02A36" w:rsidR="00D02A36" w:rsidP="00D02A36" w:rsidRDefault="00D02A36" w14:paraId="0B8093AA" w14:textId="77777777">
            <w:pPr>
              <w:jc w:val="right"/>
              <w:rPr>
                <w:rFonts w:ascii="Aptos Narrow" w:hAnsi="Aptos Narrow"/>
                <w:b/>
                <w:bCs/>
                <w:color w:val="FF0000"/>
              </w:rPr>
            </w:pPr>
            <w:r w:rsidRPr="00D02A36">
              <w:rPr>
                <w:rFonts w:ascii="Aptos Narrow" w:hAnsi="Aptos Narrow"/>
                <w:b/>
                <w:bCs/>
                <w:color w:val="FF0000"/>
              </w:rPr>
              <w:t>13.5%</w:t>
            </w:r>
          </w:p>
        </w:tc>
        <w:tc>
          <w:tcPr>
            <w:tcW w:w="1620" w:type="dxa"/>
            <w:tcBorders>
              <w:top w:val="nil"/>
              <w:left w:val="nil"/>
              <w:bottom w:val="double" w:color="auto" w:sz="6" w:space="0"/>
              <w:right w:val="single" w:color="auto" w:sz="4" w:space="0"/>
            </w:tcBorders>
            <w:vAlign w:val="center"/>
            <w:hideMark/>
          </w:tcPr>
          <w:p w:rsidRPr="00D02A36" w:rsidR="00D02A36" w:rsidP="00D02A36" w:rsidRDefault="00D02A36" w14:paraId="5EAD9249" w14:textId="77777777">
            <w:pPr>
              <w:jc w:val="right"/>
              <w:rPr>
                <w:rFonts w:ascii="Calibri" w:hAnsi="Calibri" w:cs="Calibri"/>
                <w:b/>
                <w:bCs/>
                <w:color w:val="EE0000"/>
              </w:rPr>
            </w:pPr>
            <w:r w:rsidRPr="00D02A36">
              <w:rPr>
                <w:rFonts w:ascii="Calibri" w:hAnsi="Calibri" w:cs="Calibri"/>
                <w:b/>
                <w:bCs/>
                <w:color w:val="EE0000"/>
              </w:rPr>
              <w:t>79.1%</w:t>
            </w:r>
          </w:p>
        </w:tc>
        <w:tc>
          <w:tcPr>
            <w:tcW w:w="1440" w:type="dxa"/>
            <w:tcBorders>
              <w:top w:val="nil"/>
              <w:left w:val="nil"/>
              <w:bottom w:val="double" w:color="auto" w:sz="6" w:space="0"/>
              <w:right w:val="single" w:color="auto" w:sz="4" w:space="0"/>
            </w:tcBorders>
            <w:noWrap/>
            <w:vAlign w:val="bottom"/>
            <w:hideMark/>
          </w:tcPr>
          <w:p w:rsidRPr="00D02A36" w:rsidR="00D02A36" w:rsidP="00D02A36" w:rsidRDefault="00D02A36" w14:paraId="43D1D6D5" w14:textId="77777777">
            <w:pPr>
              <w:jc w:val="right"/>
              <w:rPr>
                <w:rFonts w:ascii="Aptos Narrow" w:hAnsi="Aptos Narrow"/>
                <w:color w:val="000000"/>
              </w:rPr>
            </w:pPr>
            <w:r w:rsidRPr="00D02A36">
              <w:rPr>
                <w:rFonts w:ascii="Aptos Narrow" w:hAnsi="Aptos Narrow"/>
                <w:color w:val="000000"/>
              </w:rPr>
              <w:t>10.0%</w:t>
            </w:r>
          </w:p>
        </w:tc>
        <w:tc>
          <w:tcPr>
            <w:tcW w:w="1710" w:type="dxa"/>
            <w:tcBorders>
              <w:top w:val="nil"/>
              <w:left w:val="nil"/>
              <w:bottom w:val="double" w:color="auto" w:sz="6" w:space="0"/>
              <w:right w:val="single" w:color="auto" w:sz="4" w:space="0"/>
            </w:tcBorders>
            <w:vAlign w:val="center"/>
            <w:hideMark/>
          </w:tcPr>
          <w:p w:rsidRPr="00D02A36" w:rsidR="00D02A36" w:rsidP="00D02A36" w:rsidRDefault="00D02A36" w14:paraId="642B7AD3" w14:textId="77777777">
            <w:pPr>
              <w:jc w:val="right"/>
              <w:rPr>
                <w:rFonts w:ascii="Calibri" w:hAnsi="Calibri" w:cs="Calibri"/>
                <w:color w:val="000000"/>
              </w:rPr>
            </w:pPr>
            <w:r w:rsidRPr="00D02A36">
              <w:rPr>
                <w:rFonts w:ascii="Calibri" w:hAnsi="Calibri" w:cs="Calibri"/>
                <w:color w:val="000000"/>
              </w:rPr>
              <w:t>5.0%</w:t>
            </w:r>
          </w:p>
        </w:tc>
        <w:tc>
          <w:tcPr>
            <w:tcW w:w="1271" w:type="dxa"/>
            <w:tcBorders>
              <w:top w:val="nil"/>
              <w:left w:val="nil"/>
              <w:bottom w:val="double" w:color="auto" w:sz="6" w:space="0"/>
              <w:right w:val="single" w:color="auto" w:sz="4" w:space="0"/>
            </w:tcBorders>
            <w:vAlign w:val="center"/>
            <w:hideMark/>
          </w:tcPr>
          <w:p w:rsidRPr="00D02A36" w:rsidR="00D02A36" w:rsidP="00D02A36" w:rsidRDefault="00D02A36" w14:paraId="7313DB7F" w14:textId="77777777">
            <w:pPr>
              <w:jc w:val="right"/>
              <w:rPr>
                <w:rFonts w:ascii="Calibri" w:hAnsi="Calibri" w:cs="Calibri"/>
                <w:color w:val="000000"/>
              </w:rPr>
            </w:pPr>
            <w:r w:rsidRPr="00D02A36">
              <w:rPr>
                <w:rFonts w:ascii="Calibri" w:hAnsi="Calibri" w:cs="Calibri"/>
                <w:color w:val="000000"/>
              </w:rPr>
              <w:t>10.0%</w:t>
            </w:r>
          </w:p>
        </w:tc>
        <w:tc>
          <w:tcPr>
            <w:tcW w:w="1530" w:type="dxa"/>
            <w:tcBorders>
              <w:top w:val="nil"/>
              <w:left w:val="nil"/>
              <w:bottom w:val="single" w:color="auto" w:sz="4" w:space="0"/>
              <w:right w:val="single" w:color="auto" w:sz="4" w:space="0"/>
            </w:tcBorders>
            <w:noWrap/>
            <w:vAlign w:val="bottom"/>
            <w:hideMark/>
          </w:tcPr>
          <w:p w:rsidRPr="00D02A36" w:rsidR="00D02A36" w:rsidP="00D02A36" w:rsidRDefault="00D02A36" w14:paraId="5BD89816" w14:textId="77777777">
            <w:pPr>
              <w:jc w:val="right"/>
              <w:rPr>
                <w:rFonts w:ascii="Aptos Narrow" w:hAnsi="Aptos Narrow"/>
                <w:b/>
                <w:bCs/>
                <w:color w:val="000000"/>
              </w:rPr>
            </w:pPr>
            <w:r w:rsidRPr="00D02A36">
              <w:rPr>
                <w:rFonts w:ascii="Aptos Narrow" w:hAnsi="Aptos Narrow"/>
                <w:b/>
                <w:bCs/>
                <w:color w:val="000000"/>
              </w:rPr>
              <w:t>117.6%</w:t>
            </w:r>
          </w:p>
        </w:tc>
      </w:tr>
      <w:tr w:rsidRPr="00D02A36" w:rsidR="00D02A36" w:rsidTr="00DE5E05" w14:paraId="00ABC4B6" w14:textId="77777777">
        <w:trPr>
          <w:trHeight w:val="340"/>
        </w:trPr>
        <w:tc>
          <w:tcPr>
            <w:tcW w:w="3775" w:type="dxa"/>
            <w:tcBorders>
              <w:top w:val="nil"/>
              <w:left w:val="single" w:color="auto" w:sz="4" w:space="0"/>
              <w:bottom w:val="single" w:color="auto" w:sz="4" w:space="0"/>
              <w:right w:val="single" w:color="auto" w:sz="4" w:space="0"/>
            </w:tcBorders>
            <w:noWrap/>
            <w:vAlign w:val="bottom"/>
            <w:hideMark/>
          </w:tcPr>
          <w:p w:rsidRPr="00D02A36" w:rsidR="00D02A36" w:rsidP="00D02A36" w:rsidRDefault="00D02A36" w14:paraId="464A9DF6" w14:textId="0FD1E9FA">
            <w:pPr>
              <w:rPr>
                <w:rFonts w:ascii="Aptos Narrow" w:hAnsi="Aptos Narrow"/>
                <w:color w:val="000000"/>
              </w:rPr>
            </w:pPr>
            <w:r w:rsidRPr="00D02A36">
              <w:rPr>
                <w:rFonts w:ascii="Aptos Narrow" w:hAnsi="Aptos Narrow"/>
                <w:color w:val="000000"/>
              </w:rPr>
              <w:t>Adjusted proportionally to 100%</w:t>
            </w:r>
          </w:p>
        </w:tc>
        <w:tc>
          <w:tcPr>
            <w:tcW w:w="1620" w:type="dxa"/>
            <w:tcBorders>
              <w:top w:val="nil"/>
              <w:left w:val="nil"/>
              <w:bottom w:val="single" w:color="auto" w:sz="4" w:space="0"/>
              <w:right w:val="single" w:color="auto" w:sz="4" w:space="0"/>
            </w:tcBorders>
            <w:noWrap/>
            <w:vAlign w:val="bottom"/>
            <w:hideMark/>
          </w:tcPr>
          <w:p w:rsidRPr="00DE5E05" w:rsidR="00D02A36" w:rsidP="00D02A36" w:rsidRDefault="00D02A36" w14:paraId="379AB438" w14:textId="77777777">
            <w:pPr>
              <w:jc w:val="right"/>
              <w:rPr>
                <w:rFonts w:ascii="Aptos Narrow" w:hAnsi="Aptos Narrow"/>
                <w:color w:val="000000"/>
                <w:highlight w:val="yellow"/>
              </w:rPr>
            </w:pPr>
            <w:r w:rsidRPr="00DE5E05">
              <w:rPr>
                <w:rFonts w:ascii="Aptos Narrow" w:hAnsi="Aptos Narrow"/>
                <w:color w:val="000000"/>
                <w:highlight w:val="yellow"/>
              </w:rPr>
              <w:t>10.9%</w:t>
            </w:r>
          </w:p>
        </w:tc>
        <w:tc>
          <w:tcPr>
            <w:tcW w:w="1620" w:type="dxa"/>
            <w:tcBorders>
              <w:top w:val="nil"/>
              <w:left w:val="nil"/>
              <w:bottom w:val="single" w:color="auto" w:sz="4" w:space="0"/>
              <w:right w:val="single" w:color="auto" w:sz="4" w:space="0"/>
            </w:tcBorders>
            <w:noWrap/>
            <w:vAlign w:val="bottom"/>
            <w:hideMark/>
          </w:tcPr>
          <w:p w:rsidRPr="00DE5E05" w:rsidR="00D02A36" w:rsidP="00D02A36" w:rsidRDefault="00D02A36" w14:paraId="4500979E" w14:textId="77777777">
            <w:pPr>
              <w:jc w:val="right"/>
              <w:rPr>
                <w:rFonts w:ascii="Aptos Narrow" w:hAnsi="Aptos Narrow"/>
                <w:color w:val="000000"/>
                <w:highlight w:val="yellow"/>
              </w:rPr>
            </w:pPr>
            <w:r w:rsidRPr="00DE5E05">
              <w:rPr>
                <w:rFonts w:ascii="Aptos Narrow" w:hAnsi="Aptos Narrow"/>
                <w:color w:val="000000"/>
                <w:highlight w:val="yellow"/>
              </w:rPr>
              <w:t>64.1%</w:t>
            </w:r>
          </w:p>
        </w:tc>
        <w:tc>
          <w:tcPr>
            <w:tcW w:w="1440" w:type="dxa"/>
            <w:tcBorders>
              <w:top w:val="nil"/>
              <w:left w:val="nil"/>
              <w:bottom w:val="single" w:color="auto" w:sz="4" w:space="0"/>
              <w:right w:val="single" w:color="auto" w:sz="4" w:space="0"/>
            </w:tcBorders>
            <w:noWrap/>
            <w:vAlign w:val="bottom"/>
            <w:hideMark/>
          </w:tcPr>
          <w:p w:rsidRPr="00DE5E05" w:rsidR="00D02A36" w:rsidP="00D02A36" w:rsidRDefault="00D02A36" w14:paraId="42C568FB" w14:textId="77777777">
            <w:pPr>
              <w:jc w:val="right"/>
              <w:rPr>
                <w:rFonts w:ascii="Aptos Narrow" w:hAnsi="Aptos Narrow"/>
                <w:color w:val="000000"/>
                <w:highlight w:val="yellow"/>
              </w:rPr>
            </w:pPr>
            <w:r w:rsidRPr="00DE5E05">
              <w:rPr>
                <w:rFonts w:ascii="Aptos Narrow" w:hAnsi="Aptos Narrow"/>
                <w:color w:val="000000"/>
                <w:highlight w:val="yellow"/>
              </w:rPr>
              <w:t>10.0%</w:t>
            </w:r>
          </w:p>
        </w:tc>
        <w:tc>
          <w:tcPr>
            <w:tcW w:w="1710" w:type="dxa"/>
            <w:tcBorders>
              <w:top w:val="nil"/>
              <w:left w:val="nil"/>
              <w:bottom w:val="single" w:color="auto" w:sz="4" w:space="0"/>
              <w:right w:val="single" w:color="auto" w:sz="4" w:space="0"/>
            </w:tcBorders>
            <w:noWrap/>
            <w:vAlign w:val="bottom"/>
            <w:hideMark/>
          </w:tcPr>
          <w:p w:rsidRPr="00DE5E05" w:rsidR="00D02A36" w:rsidP="00D02A36" w:rsidRDefault="00D02A36" w14:paraId="2A594432" w14:textId="77777777">
            <w:pPr>
              <w:jc w:val="right"/>
              <w:rPr>
                <w:rFonts w:ascii="Aptos Narrow" w:hAnsi="Aptos Narrow"/>
                <w:color w:val="000000"/>
                <w:highlight w:val="yellow"/>
              </w:rPr>
            </w:pPr>
            <w:r w:rsidRPr="00DE5E05">
              <w:rPr>
                <w:rFonts w:ascii="Aptos Narrow" w:hAnsi="Aptos Narrow"/>
                <w:color w:val="000000"/>
                <w:highlight w:val="yellow"/>
              </w:rPr>
              <w:t>5.0%</w:t>
            </w:r>
          </w:p>
        </w:tc>
        <w:tc>
          <w:tcPr>
            <w:tcW w:w="1271" w:type="dxa"/>
            <w:tcBorders>
              <w:top w:val="nil"/>
              <w:left w:val="nil"/>
              <w:bottom w:val="single" w:color="auto" w:sz="4" w:space="0"/>
              <w:right w:val="single" w:color="auto" w:sz="4" w:space="0"/>
            </w:tcBorders>
            <w:noWrap/>
            <w:vAlign w:val="bottom"/>
            <w:hideMark/>
          </w:tcPr>
          <w:p w:rsidRPr="00DE5E05" w:rsidR="00D02A36" w:rsidP="00D02A36" w:rsidRDefault="00D02A36" w14:paraId="3D99F1EE" w14:textId="77777777">
            <w:pPr>
              <w:jc w:val="right"/>
              <w:rPr>
                <w:rFonts w:ascii="Aptos Narrow" w:hAnsi="Aptos Narrow"/>
                <w:color w:val="000000"/>
                <w:highlight w:val="yellow"/>
              </w:rPr>
            </w:pPr>
            <w:r w:rsidRPr="00DE5E05">
              <w:rPr>
                <w:rFonts w:ascii="Aptos Narrow" w:hAnsi="Aptos Narrow"/>
                <w:color w:val="000000"/>
                <w:highlight w:val="yellow"/>
              </w:rPr>
              <w:t>10.0%</w:t>
            </w:r>
          </w:p>
        </w:tc>
        <w:tc>
          <w:tcPr>
            <w:tcW w:w="1530" w:type="dxa"/>
            <w:tcBorders>
              <w:top w:val="nil"/>
              <w:left w:val="nil"/>
              <w:bottom w:val="single" w:color="auto" w:sz="4" w:space="0"/>
              <w:right w:val="single" w:color="auto" w:sz="4" w:space="0"/>
            </w:tcBorders>
            <w:noWrap/>
            <w:vAlign w:val="bottom"/>
            <w:hideMark/>
          </w:tcPr>
          <w:p w:rsidRPr="00DE5E05" w:rsidR="00D02A36" w:rsidP="00D02A36" w:rsidRDefault="00D02A36" w14:paraId="55E3010A" w14:textId="77777777">
            <w:pPr>
              <w:jc w:val="right"/>
              <w:rPr>
                <w:rFonts w:ascii="Aptos Narrow" w:hAnsi="Aptos Narrow"/>
                <w:b/>
                <w:bCs/>
                <w:color w:val="000000"/>
                <w:highlight w:val="yellow"/>
              </w:rPr>
            </w:pPr>
            <w:r w:rsidRPr="00DE5E05">
              <w:rPr>
                <w:rFonts w:ascii="Aptos Narrow" w:hAnsi="Aptos Narrow"/>
                <w:b/>
                <w:bCs/>
                <w:color w:val="000000"/>
                <w:highlight w:val="yellow"/>
              </w:rPr>
              <w:t>100.0%</w:t>
            </w:r>
          </w:p>
        </w:tc>
      </w:tr>
    </w:tbl>
    <w:p w:rsidRPr="00720019" w:rsidR="009E691E" w:rsidP="003E5DE4" w:rsidRDefault="009E691E" w14:paraId="399CACB5" w14:textId="77777777">
      <w:pPr>
        <w:rPr>
          <w:b/>
        </w:rPr>
      </w:pPr>
    </w:p>
    <w:p w:rsidR="0051142F" w:rsidP="00EA2B88" w:rsidRDefault="00CF47AE" w14:paraId="01926515" w14:textId="21C71101">
      <w:r>
        <w:rPr>
          <w:b/>
          <w:bCs/>
        </w:rPr>
        <w:t>THAILAND</w:t>
      </w:r>
      <w:r>
        <w:t>: Unpublished data from partner research (2026)</w:t>
      </w:r>
    </w:p>
    <w:p w:rsidR="00CF47AE" w:rsidP="00EA2B88" w:rsidRDefault="00CF47AE" w14:paraId="520CF1E7" w14:textId="16D21E75">
      <w:r>
        <w:t xml:space="preserve">Note that the reported value for restaurants and street food </w:t>
      </w:r>
      <w:r w:rsidR="00501AC9">
        <w:t>in row 2 was for “foods prepared away from home</w:t>
      </w:r>
      <w:r w:rsidR="4D2DB64C">
        <w:t>”</w:t>
      </w:r>
      <w:r w:rsidR="00501AC9">
        <w:t xml:space="preserve">) </w:t>
      </w:r>
    </w:p>
    <w:tbl>
      <w:tblPr>
        <w:tblW w:w="12950" w:type="dxa"/>
        <w:tblLook w:val="04A0" w:firstRow="1" w:lastRow="0" w:firstColumn="1" w:lastColumn="0" w:noHBand="0" w:noVBand="1"/>
      </w:tblPr>
      <w:tblGrid>
        <w:gridCol w:w="4817"/>
        <w:gridCol w:w="1057"/>
        <w:gridCol w:w="1299"/>
        <w:gridCol w:w="1408"/>
        <w:gridCol w:w="1669"/>
        <w:gridCol w:w="1206"/>
        <w:gridCol w:w="1494"/>
      </w:tblGrid>
      <w:tr w:rsidRPr="00CF47AE" w:rsidR="00CF47AE" w:rsidTr="00FB7F4E" w14:paraId="392C9EDC" w14:textId="77777777">
        <w:trPr>
          <w:trHeight w:val="1020"/>
        </w:trPr>
        <w:tc>
          <w:tcPr>
            <w:tcW w:w="4824" w:type="dxa"/>
            <w:tcBorders>
              <w:top w:val="single" w:color="auto" w:sz="4" w:space="0"/>
              <w:left w:val="single" w:color="auto" w:sz="4" w:space="0"/>
              <w:bottom w:val="single" w:color="auto" w:sz="4" w:space="0"/>
              <w:right w:val="single" w:color="auto" w:sz="4" w:space="0"/>
            </w:tcBorders>
            <w:noWrap/>
            <w:vAlign w:val="bottom"/>
            <w:hideMark/>
          </w:tcPr>
          <w:p w:rsidRPr="00CF47AE" w:rsidR="00CF47AE" w:rsidP="00CF47AE" w:rsidRDefault="00CF47AE" w14:paraId="3A34E84F" w14:textId="77777777">
            <w:pPr>
              <w:rPr>
                <w:rFonts w:ascii="Aptos Narrow" w:hAnsi="Aptos Narrow"/>
                <w:color w:val="000000"/>
              </w:rPr>
            </w:pPr>
            <w:r w:rsidRPr="00CF47AE">
              <w:rPr>
                <w:rFonts w:ascii="Aptos Narrow" w:hAnsi="Aptos Narrow"/>
                <w:color w:val="000000"/>
              </w:rPr>
              <w:t> </w:t>
            </w:r>
          </w:p>
        </w:tc>
        <w:tc>
          <w:tcPr>
            <w:tcW w:w="1058" w:type="dxa"/>
            <w:tcBorders>
              <w:top w:val="single" w:color="auto" w:sz="4" w:space="0"/>
              <w:left w:val="nil"/>
              <w:bottom w:val="single" w:color="auto" w:sz="4" w:space="0"/>
              <w:right w:val="single" w:color="auto" w:sz="4" w:space="0"/>
            </w:tcBorders>
            <w:vAlign w:val="center"/>
            <w:hideMark/>
          </w:tcPr>
          <w:p w:rsidRPr="00CF47AE" w:rsidR="00CF47AE" w:rsidP="00CF47AE" w:rsidRDefault="00CF47AE" w14:paraId="1AC0F432" w14:textId="77777777">
            <w:pPr>
              <w:rPr>
                <w:rFonts w:ascii="Calibri" w:hAnsi="Calibri" w:cs="Calibri"/>
                <w:b/>
                <w:bCs/>
                <w:color w:val="000000"/>
              </w:rPr>
            </w:pPr>
            <w:r w:rsidRPr="00CF47AE">
              <w:rPr>
                <w:rFonts w:ascii="Calibri" w:hAnsi="Calibri" w:cs="Calibri"/>
                <w:b/>
                <w:bCs/>
                <w:color w:val="000000"/>
              </w:rPr>
              <w:t xml:space="preserve"> home cooked foods</w:t>
            </w:r>
          </w:p>
        </w:tc>
        <w:tc>
          <w:tcPr>
            <w:tcW w:w="1301" w:type="dxa"/>
            <w:tcBorders>
              <w:top w:val="single" w:color="auto" w:sz="4" w:space="0"/>
              <w:left w:val="nil"/>
              <w:bottom w:val="single" w:color="auto" w:sz="4" w:space="0"/>
              <w:right w:val="single" w:color="auto" w:sz="4" w:space="0"/>
            </w:tcBorders>
            <w:vAlign w:val="center"/>
            <w:hideMark/>
          </w:tcPr>
          <w:p w:rsidRPr="00CF47AE" w:rsidR="00CF47AE" w:rsidP="00CF47AE" w:rsidRDefault="00CF47AE" w14:paraId="7764DF4D" w14:textId="77777777">
            <w:pPr>
              <w:rPr>
                <w:rFonts w:ascii="Calibri" w:hAnsi="Calibri" w:cs="Calibri"/>
                <w:b/>
                <w:bCs/>
                <w:color w:val="000000"/>
              </w:rPr>
            </w:pPr>
            <w:r w:rsidRPr="00CF47AE">
              <w:rPr>
                <w:rFonts w:ascii="Calibri" w:hAnsi="Calibri" w:cs="Calibri"/>
                <w:b/>
                <w:bCs/>
                <w:color w:val="000000"/>
              </w:rPr>
              <w:t xml:space="preserve">packaged food </w:t>
            </w:r>
          </w:p>
        </w:tc>
        <w:tc>
          <w:tcPr>
            <w:tcW w:w="1392" w:type="dxa"/>
            <w:tcBorders>
              <w:top w:val="single" w:color="auto" w:sz="4" w:space="0"/>
              <w:left w:val="nil"/>
              <w:bottom w:val="single" w:color="auto" w:sz="4" w:space="0"/>
              <w:right w:val="single" w:color="auto" w:sz="4" w:space="0"/>
            </w:tcBorders>
            <w:vAlign w:val="center"/>
            <w:hideMark/>
          </w:tcPr>
          <w:p w:rsidRPr="00CF47AE" w:rsidR="00CF47AE" w:rsidP="00CF47AE" w:rsidRDefault="00AE741C" w14:paraId="73D79590" w14:textId="6D394FF6">
            <w:pPr>
              <w:rPr>
                <w:rFonts w:ascii="Calibri" w:hAnsi="Calibri" w:cs="Calibri"/>
                <w:b/>
                <w:bCs/>
                <w:color w:val="000000"/>
              </w:rPr>
            </w:pPr>
            <w:r>
              <w:rPr>
                <w:rFonts w:ascii="Calibri" w:hAnsi="Calibri" w:cs="Calibri"/>
                <w:b/>
                <w:bCs/>
                <w:color w:val="000000"/>
              </w:rPr>
              <w:t>Restaurants and street food</w:t>
            </w:r>
          </w:p>
        </w:tc>
        <w:tc>
          <w:tcPr>
            <w:tcW w:w="1671" w:type="dxa"/>
            <w:tcBorders>
              <w:top w:val="single" w:color="auto" w:sz="4" w:space="0"/>
              <w:left w:val="nil"/>
              <w:bottom w:val="single" w:color="auto" w:sz="4" w:space="0"/>
              <w:right w:val="single" w:color="auto" w:sz="4" w:space="0"/>
            </w:tcBorders>
            <w:vAlign w:val="center"/>
            <w:hideMark/>
          </w:tcPr>
          <w:p w:rsidRPr="00CF47AE" w:rsidR="00CF47AE" w:rsidP="00CF47AE" w:rsidRDefault="00CF47AE" w14:paraId="3091BA9C" w14:textId="77777777">
            <w:pPr>
              <w:rPr>
                <w:rFonts w:ascii="Calibri" w:hAnsi="Calibri" w:cs="Calibri"/>
                <w:b/>
                <w:bCs/>
                <w:color w:val="000000"/>
              </w:rPr>
            </w:pPr>
            <w:r w:rsidRPr="00CF47AE">
              <w:rPr>
                <w:rFonts w:ascii="Calibri" w:hAnsi="Calibri" w:cs="Calibri"/>
                <w:b/>
                <w:bCs/>
                <w:color w:val="000000"/>
              </w:rPr>
              <w:t>public food procurement</w:t>
            </w:r>
          </w:p>
        </w:tc>
        <w:tc>
          <w:tcPr>
            <w:tcW w:w="1208" w:type="dxa"/>
            <w:tcBorders>
              <w:top w:val="single" w:color="auto" w:sz="4" w:space="0"/>
              <w:left w:val="nil"/>
              <w:bottom w:val="single" w:color="auto" w:sz="4" w:space="0"/>
              <w:right w:val="single" w:color="auto" w:sz="4" w:space="0"/>
            </w:tcBorders>
            <w:vAlign w:val="center"/>
            <w:hideMark/>
          </w:tcPr>
          <w:p w:rsidRPr="00CF47AE" w:rsidR="00CF47AE" w:rsidP="00CF47AE" w:rsidRDefault="00CF47AE" w14:paraId="61B0D1E7" w14:textId="77777777">
            <w:pPr>
              <w:rPr>
                <w:rFonts w:ascii="Calibri" w:hAnsi="Calibri" w:cs="Calibri"/>
                <w:b/>
                <w:bCs/>
                <w:color w:val="000000"/>
              </w:rPr>
            </w:pPr>
            <w:r w:rsidRPr="00CF47AE">
              <w:rPr>
                <w:rFonts w:ascii="Calibri" w:hAnsi="Calibri" w:cs="Calibri"/>
                <w:b/>
                <w:bCs/>
                <w:color w:val="000000"/>
              </w:rPr>
              <w:t>inherent in foods</w:t>
            </w:r>
          </w:p>
        </w:tc>
        <w:tc>
          <w:tcPr>
            <w:tcW w:w="1496" w:type="dxa"/>
            <w:tcBorders>
              <w:top w:val="single" w:color="auto" w:sz="4" w:space="0"/>
              <w:left w:val="nil"/>
              <w:bottom w:val="single" w:color="auto" w:sz="4" w:space="0"/>
              <w:right w:val="single" w:color="auto" w:sz="4" w:space="0"/>
            </w:tcBorders>
            <w:vAlign w:val="center"/>
            <w:hideMark/>
          </w:tcPr>
          <w:p w:rsidRPr="00CF47AE" w:rsidR="00CF47AE" w:rsidP="00CF47AE" w:rsidRDefault="00CF47AE" w14:paraId="577185F3" w14:textId="77777777">
            <w:pPr>
              <w:rPr>
                <w:rFonts w:ascii="Calibri" w:hAnsi="Calibri" w:cs="Calibri"/>
                <w:b/>
                <w:bCs/>
                <w:color w:val="000000"/>
              </w:rPr>
            </w:pPr>
            <w:r w:rsidRPr="00CF47AE">
              <w:rPr>
                <w:rFonts w:ascii="Calibri" w:hAnsi="Calibri" w:cs="Calibri"/>
                <w:b/>
                <w:bCs/>
                <w:color w:val="000000"/>
              </w:rPr>
              <w:t>Total</w:t>
            </w:r>
          </w:p>
        </w:tc>
      </w:tr>
      <w:tr w:rsidRPr="00CF47AE" w:rsidR="00CF47AE" w:rsidTr="00FB7F4E" w14:paraId="2887A849" w14:textId="77777777">
        <w:trPr>
          <w:trHeight w:val="340"/>
        </w:trPr>
        <w:tc>
          <w:tcPr>
            <w:tcW w:w="4824" w:type="dxa"/>
            <w:tcBorders>
              <w:top w:val="nil"/>
              <w:left w:val="single" w:color="auto" w:sz="4" w:space="0"/>
              <w:bottom w:val="double" w:color="auto" w:sz="6" w:space="0"/>
              <w:right w:val="single" w:color="auto" w:sz="4" w:space="0"/>
            </w:tcBorders>
            <w:noWrap/>
            <w:vAlign w:val="bottom"/>
            <w:hideMark/>
          </w:tcPr>
          <w:p w:rsidRPr="00CF47AE" w:rsidR="00CF47AE" w:rsidP="00CF47AE" w:rsidRDefault="00CF47AE" w14:paraId="7FD720C1" w14:textId="77777777">
            <w:pPr>
              <w:rPr>
                <w:rFonts w:ascii="Aptos Narrow" w:hAnsi="Aptos Narrow"/>
                <w:color w:val="000000"/>
              </w:rPr>
            </w:pPr>
            <w:r w:rsidRPr="00CF47AE">
              <w:rPr>
                <w:rFonts w:ascii="Aptos Narrow" w:hAnsi="Aptos Narrow"/>
                <w:color w:val="000000"/>
              </w:rPr>
              <w:t>Measured from duplicate meal chemical analysis</w:t>
            </w:r>
          </w:p>
        </w:tc>
        <w:tc>
          <w:tcPr>
            <w:tcW w:w="1058" w:type="dxa"/>
            <w:tcBorders>
              <w:top w:val="nil"/>
              <w:left w:val="nil"/>
              <w:bottom w:val="double" w:color="auto" w:sz="6" w:space="0"/>
              <w:right w:val="single" w:color="auto" w:sz="4" w:space="0"/>
            </w:tcBorders>
            <w:noWrap/>
            <w:vAlign w:val="bottom"/>
            <w:hideMark/>
          </w:tcPr>
          <w:p w:rsidRPr="00CF47AE" w:rsidR="00CF47AE" w:rsidP="00CF47AE" w:rsidRDefault="00CF47AE" w14:paraId="7B108D36" w14:textId="77777777">
            <w:pPr>
              <w:jc w:val="right"/>
              <w:rPr>
                <w:rFonts w:ascii="Aptos Narrow" w:hAnsi="Aptos Narrow"/>
                <w:b/>
                <w:bCs/>
                <w:color w:val="FF0000"/>
              </w:rPr>
            </w:pPr>
            <w:r w:rsidRPr="00CF47AE">
              <w:rPr>
                <w:rFonts w:ascii="Aptos Narrow" w:hAnsi="Aptos Narrow"/>
                <w:b/>
                <w:bCs/>
                <w:color w:val="FF0000"/>
              </w:rPr>
              <w:t>27.7%</w:t>
            </w:r>
          </w:p>
        </w:tc>
        <w:tc>
          <w:tcPr>
            <w:tcW w:w="1301" w:type="dxa"/>
            <w:tcBorders>
              <w:top w:val="nil"/>
              <w:left w:val="nil"/>
              <w:bottom w:val="double" w:color="auto" w:sz="6" w:space="0"/>
              <w:right w:val="single" w:color="auto" w:sz="4" w:space="0"/>
            </w:tcBorders>
            <w:vAlign w:val="center"/>
            <w:hideMark/>
          </w:tcPr>
          <w:p w:rsidRPr="00CF47AE" w:rsidR="00CF47AE" w:rsidP="00CF47AE" w:rsidRDefault="00CF47AE" w14:paraId="45064F9F" w14:textId="77777777">
            <w:pPr>
              <w:jc w:val="right"/>
              <w:rPr>
                <w:rFonts w:ascii="Calibri" w:hAnsi="Calibri" w:cs="Calibri"/>
                <w:b/>
                <w:bCs/>
                <w:color w:val="EE0000"/>
              </w:rPr>
            </w:pPr>
            <w:r w:rsidRPr="00CF47AE">
              <w:rPr>
                <w:rFonts w:ascii="Calibri" w:hAnsi="Calibri" w:cs="Calibri"/>
                <w:b/>
                <w:bCs/>
                <w:color w:val="EE0000"/>
              </w:rPr>
              <w:t>16.6%</w:t>
            </w:r>
          </w:p>
        </w:tc>
        <w:tc>
          <w:tcPr>
            <w:tcW w:w="1392" w:type="dxa"/>
            <w:tcBorders>
              <w:top w:val="nil"/>
              <w:left w:val="nil"/>
              <w:bottom w:val="double" w:color="auto" w:sz="6" w:space="0"/>
              <w:right w:val="single" w:color="auto" w:sz="4" w:space="0"/>
            </w:tcBorders>
            <w:noWrap/>
            <w:vAlign w:val="bottom"/>
            <w:hideMark/>
          </w:tcPr>
          <w:p w:rsidRPr="00CF47AE" w:rsidR="00CF47AE" w:rsidP="00CF47AE" w:rsidRDefault="00CF47AE" w14:paraId="1E295C1C" w14:textId="77777777">
            <w:pPr>
              <w:jc w:val="right"/>
              <w:rPr>
                <w:rFonts w:ascii="Aptos Narrow" w:hAnsi="Aptos Narrow"/>
                <w:b/>
                <w:bCs/>
                <w:color w:val="FF0000"/>
              </w:rPr>
            </w:pPr>
            <w:r w:rsidRPr="00CF47AE">
              <w:rPr>
                <w:rFonts w:ascii="Aptos Narrow" w:hAnsi="Aptos Narrow"/>
                <w:b/>
                <w:bCs/>
                <w:color w:val="FF0000"/>
              </w:rPr>
              <w:t>55.7%</w:t>
            </w:r>
          </w:p>
        </w:tc>
        <w:tc>
          <w:tcPr>
            <w:tcW w:w="1671" w:type="dxa"/>
            <w:tcBorders>
              <w:top w:val="nil"/>
              <w:left w:val="nil"/>
              <w:bottom w:val="double" w:color="auto" w:sz="6" w:space="0"/>
              <w:right w:val="single" w:color="auto" w:sz="4" w:space="0"/>
            </w:tcBorders>
            <w:vAlign w:val="center"/>
            <w:hideMark/>
          </w:tcPr>
          <w:p w:rsidRPr="00CF47AE" w:rsidR="00CF47AE" w:rsidP="00CF47AE" w:rsidRDefault="00CF47AE" w14:paraId="33BF4D61" w14:textId="77777777">
            <w:pPr>
              <w:jc w:val="right"/>
              <w:rPr>
                <w:rFonts w:ascii="Calibri" w:hAnsi="Calibri" w:cs="Calibri"/>
                <w:color w:val="000000"/>
              </w:rPr>
            </w:pPr>
            <w:r w:rsidRPr="00CF47AE">
              <w:rPr>
                <w:rFonts w:ascii="Calibri" w:hAnsi="Calibri" w:cs="Calibri"/>
                <w:color w:val="000000"/>
              </w:rPr>
              <w:t>5.0%</w:t>
            </w:r>
          </w:p>
        </w:tc>
        <w:tc>
          <w:tcPr>
            <w:tcW w:w="1208" w:type="dxa"/>
            <w:tcBorders>
              <w:top w:val="nil"/>
              <w:left w:val="nil"/>
              <w:bottom w:val="double" w:color="auto" w:sz="6" w:space="0"/>
              <w:right w:val="single" w:color="auto" w:sz="4" w:space="0"/>
            </w:tcBorders>
            <w:vAlign w:val="center"/>
            <w:hideMark/>
          </w:tcPr>
          <w:p w:rsidRPr="00CF47AE" w:rsidR="00CF47AE" w:rsidP="00CF47AE" w:rsidRDefault="00CF47AE" w14:paraId="4D084659" w14:textId="77777777">
            <w:pPr>
              <w:jc w:val="right"/>
              <w:rPr>
                <w:rFonts w:ascii="Calibri" w:hAnsi="Calibri" w:cs="Calibri"/>
                <w:color w:val="000000"/>
              </w:rPr>
            </w:pPr>
            <w:r w:rsidRPr="00CF47AE">
              <w:rPr>
                <w:rFonts w:ascii="Calibri" w:hAnsi="Calibri" w:cs="Calibri"/>
                <w:color w:val="000000"/>
              </w:rPr>
              <w:t>10.0%</w:t>
            </w:r>
          </w:p>
        </w:tc>
        <w:tc>
          <w:tcPr>
            <w:tcW w:w="1496" w:type="dxa"/>
            <w:tcBorders>
              <w:top w:val="nil"/>
              <w:left w:val="nil"/>
              <w:bottom w:val="single" w:color="auto" w:sz="4" w:space="0"/>
              <w:right w:val="single" w:color="auto" w:sz="4" w:space="0"/>
            </w:tcBorders>
            <w:noWrap/>
            <w:vAlign w:val="bottom"/>
            <w:hideMark/>
          </w:tcPr>
          <w:p w:rsidRPr="00CF47AE" w:rsidR="00CF47AE" w:rsidP="00CF47AE" w:rsidRDefault="00CF47AE" w14:paraId="517FA271" w14:textId="77777777">
            <w:pPr>
              <w:jc w:val="right"/>
              <w:rPr>
                <w:rFonts w:ascii="Aptos Narrow" w:hAnsi="Aptos Narrow"/>
                <w:b/>
                <w:bCs/>
                <w:color w:val="000000"/>
              </w:rPr>
            </w:pPr>
            <w:r w:rsidRPr="00CF47AE">
              <w:rPr>
                <w:rFonts w:ascii="Aptos Narrow" w:hAnsi="Aptos Narrow"/>
                <w:b/>
                <w:bCs/>
                <w:color w:val="000000"/>
              </w:rPr>
              <w:t>115.0%</w:t>
            </w:r>
          </w:p>
        </w:tc>
      </w:tr>
      <w:tr w:rsidRPr="00CF47AE" w:rsidR="00CF47AE" w:rsidTr="00FB7F4E" w14:paraId="3C937A2A" w14:textId="77777777">
        <w:trPr>
          <w:trHeight w:val="340"/>
        </w:trPr>
        <w:tc>
          <w:tcPr>
            <w:tcW w:w="4824" w:type="dxa"/>
            <w:tcBorders>
              <w:top w:val="nil"/>
              <w:left w:val="single" w:color="auto" w:sz="4" w:space="0"/>
              <w:bottom w:val="single" w:color="auto" w:sz="4" w:space="0"/>
              <w:right w:val="single" w:color="auto" w:sz="4" w:space="0"/>
            </w:tcBorders>
            <w:noWrap/>
            <w:vAlign w:val="bottom"/>
            <w:hideMark/>
          </w:tcPr>
          <w:p w:rsidRPr="00CF47AE" w:rsidR="00CF47AE" w:rsidP="00CF47AE" w:rsidRDefault="00CF47AE" w14:paraId="774FCD2F" w14:textId="35AF793B">
            <w:pPr>
              <w:rPr>
                <w:rFonts w:ascii="Aptos Narrow" w:hAnsi="Aptos Narrow"/>
                <w:color w:val="000000"/>
              </w:rPr>
            </w:pPr>
            <w:r w:rsidRPr="00CF47AE">
              <w:rPr>
                <w:rFonts w:ascii="Aptos Narrow" w:hAnsi="Aptos Narrow"/>
                <w:color w:val="000000"/>
              </w:rPr>
              <w:t>Adjusted proportionally to 100%</w:t>
            </w:r>
          </w:p>
        </w:tc>
        <w:tc>
          <w:tcPr>
            <w:tcW w:w="1058" w:type="dxa"/>
            <w:tcBorders>
              <w:top w:val="nil"/>
              <w:left w:val="nil"/>
              <w:bottom w:val="single" w:color="auto" w:sz="4" w:space="0"/>
              <w:right w:val="single" w:color="auto" w:sz="4" w:space="0"/>
            </w:tcBorders>
            <w:noWrap/>
            <w:vAlign w:val="bottom"/>
            <w:hideMark/>
          </w:tcPr>
          <w:p w:rsidRPr="00CF47AE" w:rsidR="00CF47AE" w:rsidP="00CF47AE" w:rsidRDefault="00CF47AE" w14:paraId="4B7F8E04" w14:textId="77777777">
            <w:pPr>
              <w:jc w:val="right"/>
              <w:rPr>
                <w:rFonts w:ascii="Aptos Narrow" w:hAnsi="Aptos Narrow"/>
                <w:color w:val="000000"/>
                <w:highlight w:val="yellow"/>
              </w:rPr>
            </w:pPr>
            <w:r w:rsidRPr="00CF47AE">
              <w:rPr>
                <w:rFonts w:ascii="Aptos Narrow" w:hAnsi="Aptos Narrow"/>
                <w:color w:val="000000"/>
                <w:highlight w:val="yellow"/>
              </w:rPr>
              <w:t>23.5%</w:t>
            </w:r>
          </w:p>
        </w:tc>
        <w:tc>
          <w:tcPr>
            <w:tcW w:w="1301" w:type="dxa"/>
            <w:tcBorders>
              <w:top w:val="nil"/>
              <w:left w:val="nil"/>
              <w:bottom w:val="single" w:color="auto" w:sz="4" w:space="0"/>
              <w:right w:val="single" w:color="auto" w:sz="4" w:space="0"/>
            </w:tcBorders>
            <w:noWrap/>
            <w:vAlign w:val="bottom"/>
            <w:hideMark/>
          </w:tcPr>
          <w:p w:rsidRPr="00CF47AE" w:rsidR="00CF47AE" w:rsidP="00CF47AE" w:rsidRDefault="00CF47AE" w14:paraId="777818B9" w14:textId="77777777">
            <w:pPr>
              <w:jc w:val="right"/>
              <w:rPr>
                <w:rFonts w:ascii="Aptos Narrow" w:hAnsi="Aptos Narrow"/>
                <w:color w:val="000000"/>
                <w:highlight w:val="yellow"/>
              </w:rPr>
            </w:pPr>
            <w:r w:rsidRPr="00CF47AE">
              <w:rPr>
                <w:rFonts w:ascii="Aptos Narrow" w:hAnsi="Aptos Narrow"/>
                <w:color w:val="000000"/>
                <w:highlight w:val="yellow"/>
              </w:rPr>
              <w:t>14.1%</w:t>
            </w:r>
          </w:p>
        </w:tc>
        <w:tc>
          <w:tcPr>
            <w:tcW w:w="1392" w:type="dxa"/>
            <w:tcBorders>
              <w:top w:val="nil"/>
              <w:left w:val="nil"/>
              <w:bottom w:val="single" w:color="auto" w:sz="4" w:space="0"/>
              <w:right w:val="single" w:color="auto" w:sz="4" w:space="0"/>
            </w:tcBorders>
            <w:noWrap/>
            <w:vAlign w:val="bottom"/>
            <w:hideMark/>
          </w:tcPr>
          <w:p w:rsidRPr="00CF47AE" w:rsidR="00CF47AE" w:rsidP="00CF47AE" w:rsidRDefault="00CF47AE" w14:paraId="55597947" w14:textId="77777777">
            <w:pPr>
              <w:jc w:val="right"/>
              <w:rPr>
                <w:rFonts w:ascii="Aptos Narrow" w:hAnsi="Aptos Narrow"/>
                <w:color w:val="000000"/>
                <w:highlight w:val="yellow"/>
              </w:rPr>
            </w:pPr>
            <w:r w:rsidRPr="00CF47AE">
              <w:rPr>
                <w:rFonts w:ascii="Aptos Narrow" w:hAnsi="Aptos Narrow"/>
                <w:color w:val="000000"/>
                <w:highlight w:val="yellow"/>
              </w:rPr>
              <w:t>47.3%</w:t>
            </w:r>
          </w:p>
        </w:tc>
        <w:tc>
          <w:tcPr>
            <w:tcW w:w="1671" w:type="dxa"/>
            <w:tcBorders>
              <w:top w:val="nil"/>
              <w:left w:val="nil"/>
              <w:bottom w:val="single" w:color="auto" w:sz="4" w:space="0"/>
              <w:right w:val="single" w:color="auto" w:sz="4" w:space="0"/>
            </w:tcBorders>
            <w:noWrap/>
            <w:vAlign w:val="bottom"/>
            <w:hideMark/>
          </w:tcPr>
          <w:p w:rsidRPr="00CF47AE" w:rsidR="00CF47AE" w:rsidP="00CF47AE" w:rsidRDefault="00CF47AE" w14:paraId="648E6D3C" w14:textId="77777777">
            <w:pPr>
              <w:jc w:val="right"/>
              <w:rPr>
                <w:rFonts w:ascii="Aptos Narrow" w:hAnsi="Aptos Narrow"/>
                <w:color w:val="000000"/>
                <w:highlight w:val="yellow"/>
              </w:rPr>
            </w:pPr>
            <w:r w:rsidRPr="00CF47AE">
              <w:rPr>
                <w:rFonts w:ascii="Aptos Narrow" w:hAnsi="Aptos Narrow"/>
                <w:color w:val="000000"/>
                <w:highlight w:val="yellow"/>
              </w:rPr>
              <w:t>5.0%</w:t>
            </w:r>
          </w:p>
        </w:tc>
        <w:tc>
          <w:tcPr>
            <w:tcW w:w="1208" w:type="dxa"/>
            <w:tcBorders>
              <w:top w:val="nil"/>
              <w:left w:val="nil"/>
              <w:bottom w:val="single" w:color="auto" w:sz="4" w:space="0"/>
              <w:right w:val="single" w:color="auto" w:sz="4" w:space="0"/>
            </w:tcBorders>
            <w:noWrap/>
            <w:vAlign w:val="bottom"/>
            <w:hideMark/>
          </w:tcPr>
          <w:p w:rsidRPr="00CF47AE" w:rsidR="00CF47AE" w:rsidP="00CF47AE" w:rsidRDefault="00CF47AE" w14:paraId="47018BD6" w14:textId="77777777">
            <w:pPr>
              <w:jc w:val="right"/>
              <w:rPr>
                <w:rFonts w:ascii="Aptos Narrow" w:hAnsi="Aptos Narrow"/>
                <w:color w:val="000000"/>
                <w:highlight w:val="yellow"/>
              </w:rPr>
            </w:pPr>
            <w:r w:rsidRPr="00CF47AE">
              <w:rPr>
                <w:rFonts w:ascii="Aptos Narrow" w:hAnsi="Aptos Narrow"/>
                <w:color w:val="000000"/>
                <w:highlight w:val="yellow"/>
              </w:rPr>
              <w:t>10.0%</w:t>
            </w:r>
          </w:p>
        </w:tc>
        <w:tc>
          <w:tcPr>
            <w:tcW w:w="1496" w:type="dxa"/>
            <w:tcBorders>
              <w:top w:val="nil"/>
              <w:left w:val="nil"/>
              <w:bottom w:val="single" w:color="auto" w:sz="4" w:space="0"/>
              <w:right w:val="single" w:color="auto" w:sz="4" w:space="0"/>
            </w:tcBorders>
            <w:noWrap/>
            <w:vAlign w:val="bottom"/>
            <w:hideMark/>
          </w:tcPr>
          <w:p w:rsidRPr="00CF47AE" w:rsidR="00CF47AE" w:rsidP="00CF47AE" w:rsidRDefault="00CF47AE" w14:paraId="215E5FF2" w14:textId="77777777">
            <w:pPr>
              <w:jc w:val="right"/>
              <w:rPr>
                <w:rFonts w:ascii="Aptos Narrow" w:hAnsi="Aptos Narrow"/>
                <w:b/>
                <w:bCs/>
                <w:color w:val="000000"/>
              </w:rPr>
            </w:pPr>
            <w:r w:rsidRPr="00CF47AE">
              <w:rPr>
                <w:rFonts w:ascii="Aptos Narrow" w:hAnsi="Aptos Narrow"/>
                <w:b/>
                <w:bCs/>
                <w:color w:val="000000"/>
              </w:rPr>
              <w:t>100.0%</w:t>
            </w:r>
          </w:p>
        </w:tc>
      </w:tr>
    </w:tbl>
    <w:p w:rsidR="00C74B16" w:rsidP="00EA2B88" w:rsidRDefault="00C74B16" w14:paraId="76FA7765" w14:textId="2E60343E">
      <w:pPr>
        <w:pStyle w:val="Heading1"/>
      </w:pPr>
    </w:p>
    <w:p w:rsidR="00EA2B88" w:rsidP="00EA2B88" w:rsidRDefault="00EA2B88" w14:paraId="6A768026" w14:textId="214BE0C4">
      <w:pPr>
        <w:pStyle w:val="Heading1"/>
      </w:pPr>
      <w:bookmarkStart w:name="_Toc233374334" w:id="29"/>
      <w:r w:rsidRPr="68565226">
        <w:t>Impact Values by Intervention Type</w:t>
      </w:r>
      <w:r>
        <w:t>—Detailed information of studies selected, justification, and or studies not selected</w:t>
      </w:r>
      <w:bookmarkEnd w:id="29"/>
    </w:p>
    <w:p w:rsidR="78FC83C7" w:rsidP="78FC83C7" w:rsidRDefault="78FC83C7" w14:paraId="612926ED" w14:textId="6EC92D87"/>
    <w:p w:rsidRPr="00C916F6" w:rsidR="00EA2B88" w:rsidP="00EA2B88" w:rsidRDefault="00EA2B88" w14:paraId="5F1F177B" w14:textId="77777777">
      <w:pPr>
        <w:rPr>
          <w:rFonts w:eastAsiaTheme="minorEastAsia"/>
          <w:b/>
          <w:bCs/>
        </w:rPr>
      </w:pPr>
      <w:r w:rsidRPr="06AE6395">
        <w:rPr>
          <w:b/>
          <w:bCs/>
        </w:rPr>
        <w:t>A. PUBLIC FOOD PROCUREMENT</w:t>
      </w:r>
    </w:p>
    <w:p w:rsidR="00EA2B88" w:rsidP="00EA2B88" w:rsidRDefault="00EA2B88" w14:paraId="46D4B62E" w14:textId="77777777">
      <w:r>
        <w:t xml:space="preserve">Study: </w:t>
      </w:r>
      <w:hyperlink w:history="1" r:id="rId29">
        <w:r w:rsidRPr="00B96754">
          <w:rPr>
            <w:rStyle w:val="Hyperlink"/>
            <w:b/>
            <w:bCs/>
          </w:rPr>
          <w:t>Gase et al. (2011) Estimating the Potential Health Impact and Costs of Implementing a Local Policy for Food Procurement to Reduce the Consumption of Sodium in the County of Los Angeles</w:t>
        </w:r>
      </w:hyperlink>
      <w:r>
        <w:t xml:space="preserve"> </w:t>
      </w:r>
    </w:p>
    <w:p w:rsidRPr="009C1F1D" w:rsidR="00EA2B88" w:rsidP="00EA2B88" w:rsidRDefault="00EA2B88" w14:paraId="695DDD26" w14:textId="77777777">
      <w:pPr>
        <w:pStyle w:val="ListParagraph"/>
        <w:numPr>
          <w:ilvl w:val="0"/>
          <w:numId w:val="19"/>
        </w:numPr>
      </w:pPr>
      <w:r w:rsidRPr="009C1F1D">
        <w:t>Modeling/simulation study</w:t>
      </w:r>
    </w:p>
    <w:p w:rsidRPr="009C1F1D" w:rsidR="00EA2B88" w:rsidP="00EA2B88" w:rsidRDefault="00EA2B88" w14:paraId="50F9DDDC" w14:textId="77777777">
      <w:pPr>
        <w:pStyle w:val="ListParagraph"/>
        <w:numPr>
          <w:ilvl w:val="0"/>
          <w:numId w:val="19"/>
        </w:numPr>
        <w:rPr>
          <w:rStyle w:val="Strong"/>
          <w:rFonts w:cstheme="minorHAnsi"/>
          <w:b w:val="0"/>
          <w:bCs w:val="0"/>
        </w:rPr>
      </w:pPr>
      <w:commentRangeStart w:id="30"/>
      <w:r w:rsidRPr="009C1F1D">
        <w:rPr>
          <w:rFonts w:cstheme="minorHAnsi"/>
        </w:rPr>
        <w:t>Policy simulated</w:t>
      </w:r>
      <w:r w:rsidRPr="009C1F1D">
        <w:rPr>
          <w:rStyle w:val="Strong"/>
          <w:rFonts w:cstheme="minorHAnsi"/>
          <w:b w:val="0"/>
          <w:bCs w:val="0"/>
        </w:rPr>
        <w:t>: two implementation approaches</w:t>
      </w:r>
      <w:commentRangeEnd w:id="30"/>
      <w:r w:rsidRPr="009C1F1D" w:rsidR="002D17E8">
        <w:rPr>
          <w:rStyle w:val="CommentReference"/>
          <w:rFonts w:cstheme="minorHAnsi"/>
          <w:sz w:val="24"/>
          <w:szCs w:val="24"/>
        </w:rPr>
        <w:commentReference w:id="30"/>
      </w:r>
    </w:p>
    <w:p w:rsidRPr="009C1F1D" w:rsidR="00EA2B88" w:rsidP="00EA2B88" w:rsidRDefault="00EA2B88" w14:paraId="1CC11FB5" w14:textId="77777777">
      <w:pPr>
        <w:pStyle w:val="ListParagraph"/>
        <w:numPr>
          <w:ilvl w:val="1"/>
          <w:numId w:val="19"/>
        </w:numPr>
        <w:rPr>
          <w:rStyle w:val="Strong"/>
          <w:rFonts w:cstheme="minorHAnsi"/>
          <w:b w:val="0"/>
          <w:bCs w:val="0"/>
        </w:rPr>
      </w:pPr>
      <w:r w:rsidRPr="009C1F1D">
        <w:rPr>
          <w:rStyle w:val="Strong"/>
          <w:rFonts w:cstheme="minorHAnsi"/>
          <w:b w:val="0"/>
          <w:bCs w:val="0"/>
        </w:rPr>
        <w:t>Approach 1: Reformulation (mandatory reduction)</w:t>
      </w:r>
    </w:p>
    <w:p w:rsidRPr="009C1F1D" w:rsidR="00EA2B88" w:rsidP="00EA2B88" w:rsidRDefault="00EA2B88" w14:paraId="37EA33FA" w14:textId="77777777">
      <w:pPr>
        <w:pStyle w:val="ListParagraph"/>
        <w:numPr>
          <w:ilvl w:val="2"/>
          <w:numId w:val="19"/>
        </w:numPr>
        <w:rPr>
          <w:rStyle w:val="Strong"/>
          <w:rFonts w:cstheme="minorHAnsi"/>
          <w:b w:val="0"/>
          <w:bCs w:val="0"/>
        </w:rPr>
      </w:pPr>
      <w:r w:rsidRPr="009C1F1D">
        <w:rPr>
          <w:rStyle w:val="Strong"/>
          <w:rFonts w:cstheme="minorHAnsi"/>
          <w:b w:val="0"/>
          <w:bCs w:val="0"/>
        </w:rPr>
        <w:t>Reduce sodium content in all foods served</w:t>
      </w:r>
    </w:p>
    <w:p w:rsidRPr="009C1F1D" w:rsidR="00EA2B88" w:rsidP="00EA2B88" w:rsidRDefault="00EA2B88" w14:paraId="2ED8D3C4" w14:textId="77777777">
      <w:pPr>
        <w:pStyle w:val="ListParagraph"/>
        <w:numPr>
          <w:ilvl w:val="2"/>
          <w:numId w:val="19"/>
        </w:numPr>
        <w:rPr>
          <w:rFonts w:cstheme="minorHAnsi"/>
        </w:rPr>
      </w:pPr>
      <w:r w:rsidRPr="009C1F1D">
        <w:rPr>
          <w:rFonts w:cstheme="minorHAnsi"/>
        </w:rPr>
        <w:t>Estimated implementation:</w:t>
      </w:r>
    </w:p>
    <w:p w:rsidRPr="009C1F1D" w:rsidR="00EA2B88" w:rsidP="00EA2B88" w:rsidRDefault="00EA2B88" w14:paraId="4F40C6CA" w14:textId="77777777">
      <w:pPr>
        <w:pStyle w:val="ListParagraph"/>
        <w:numPr>
          <w:ilvl w:val="3"/>
          <w:numId w:val="19"/>
        </w:numPr>
        <w:rPr>
          <w:rFonts w:cstheme="minorHAnsi"/>
        </w:rPr>
      </w:pPr>
      <w:r w:rsidRPr="009C1F1D">
        <w:rPr>
          <w:rFonts w:cstheme="minorHAnsi"/>
        </w:rPr>
        <w:t>~</w:t>
      </w:r>
      <w:r w:rsidRPr="009C1F1D">
        <w:rPr>
          <w:rStyle w:val="Strong"/>
          <w:rFonts w:cstheme="minorHAnsi"/>
          <w:b w:val="0"/>
          <w:bCs w:val="0"/>
        </w:rPr>
        <w:t>30% reduction in sodium per meal</w:t>
      </w:r>
      <w:r w:rsidRPr="009C1F1D">
        <w:rPr>
          <w:rFonts w:cstheme="minorHAnsi"/>
        </w:rPr>
        <w:t xml:space="preserve"> (based on literature + implementer input)</w:t>
      </w:r>
    </w:p>
    <w:p w:rsidRPr="009C1F1D" w:rsidR="00EA2B88" w:rsidP="00EA2B88" w:rsidRDefault="00EA2B88" w14:paraId="03172341" w14:textId="77777777">
      <w:pPr>
        <w:pStyle w:val="ListParagraph"/>
        <w:numPr>
          <w:ilvl w:val="2"/>
          <w:numId w:val="19"/>
        </w:numPr>
        <w:rPr>
          <w:rStyle w:val="Strong"/>
          <w:rFonts w:cstheme="minorHAnsi"/>
          <w:b w:val="0"/>
          <w:bCs w:val="0"/>
        </w:rPr>
      </w:pPr>
      <w:r w:rsidRPr="009C1F1D">
        <w:rPr>
          <w:rStyle w:val="Strong"/>
          <w:rFonts w:cstheme="minorHAnsi"/>
          <w:b w:val="0"/>
          <w:bCs w:val="0"/>
        </w:rPr>
        <w:t>Scope / reach:</w:t>
      </w:r>
    </w:p>
    <w:p w:rsidRPr="009C1F1D" w:rsidR="00EA2B88" w:rsidP="00EA2B88" w:rsidRDefault="00EA2B88" w14:paraId="29B02F5C" w14:textId="77777777">
      <w:pPr>
        <w:pStyle w:val="ListParagraph"/>
        <w:numPr>
          <w:ilvl w:val="3"/>
          <w:numId w:val="19"/>
        </w:numPr>
        <w:rPr>
          <w:rStyle w:val="Strong"/>
          <w:rFonts w:cstheme="minorHAnsi"/>
          <w:b w:val="0"/>
          <w:bCs w:val="0"/>
        </w:rPr>
      </w:pPr>
      <w:r w:rsidRPr="009C1F1D">
        <w:rPr>
          <w:rStyle w:val="Strong"/>
          <w:rFonts w:cstheme="minorHAnsi"/>
          <w:b w:val="0"/>
          <w:bCs w:val="0"/>
        </w:rPr>
        <w:t>100% of customers exposed</w:t>
      </w:r>
    </w:p>
    <w:p w:rsidRPr="009C1F1D" w:rsidR="00EA2B88" w:rsidP="00EA2B88" w:rsidRDefault="00EA2B88" w14:paraId="67159F7C" w14:textId="77777777">
      <w:pPr>
        <w:pStyle w:val="ListParagraph"/>
        <w:numPr>
          <w:ilvl w:val="3"/>
          <w:numId w:val="19"/>
        </w:numPr>
        <w:rPr>
          <w:rFonts w:cstheme="minorHAnsi"/>
        </w:rPr>
      </w:pPr>
      <w:r w:rsidRPr="009C1F1D">
        <w:rPr>
          <w:rFonts w:cstheme="minorHAnsi"/>
        </w:rPr>
        <w:t>Applies across selected settings (e.g., child care, senior meals)</w:t>
      </w:r>
    </w:p>
    <w:p w:rsidRPr="009C1F1D" w:rsidR="00EA2B88" w:rsidP="00EA2B88" w:rsidRDefault="00EA2B88" w14:paraId="43943854" w14:textId="77777777">
      <w:pPr>
        <w:pStyle w:val="ListParagraph"/>
        <w:numPr>
          <w:ilvl w:val="1"/>
          <w:numId w:val="19"/>
        </w:numPr>
        <w:rPr>
          <w:rStyle w:val="Strong"/>
          <w:rFonts w:cstheme="minorHAnsi"/>
          <w:b w:val="0"/>
          <w:bCs w:val="0"/>
        </w:rPr>
      </w:pPr>
      <w:r w:rsidRPr="009C1F1D">
        <w:rPr>
          <w:rStyle w:val="Strong"/>
          <w:rFonts w:cstheme="minorHAnsi"/>
          <w:b w:val="0"/>
          <w:bCs w:val="0"/>
        </w:rPr>
        <w:t>Approach 2: Choice architecture + incentives</w:t>
      </w:r>
    </w:p>
    <w:p w:rsidRPr="009C1F1D" w:rsidR="00EA2B88" w:rsidP="00EA2B88" w:rsidRDefault="00EA2B88" w14:paraId="2841D804" w14:textId="77777777">
      <w:pPr>
        <w:pStyle w:val="ListParagraph"/>
        <w:numPr>
          <w:ilvl w:val="2"/>
          <w:numId w:val="19"/>
        </w:numPr>
        <w:rPr>
          <w:rFonts w:cstheme="minorHAnsi"/>
        </w:rPr>
      </w:pPr>
      <w:r w:rsidRPr="009C1F1D">
        <w:rPr>
          <w:rFonts w:cstheme="minorHAnsi"/>
        </w:rPr>
        <w:t>Multicomponent strategy:</w:t>
      </w:r>
    </w:p>
    <w:p w:rsidRPr="009C1F1D" w:rsidR="00EA2B88" w:rsidP="00EA2B88" w:rsidRDefault="00EA2B88" w14:paraId="0108E1B5" w14:textId="77777777">
      <w:pPr>
        <w:pStyle w:val="ListParagraph"/>
        <w:numPr>
          <w:ilvl w:val="3"/>
          <w:numId w:val="19"/>
        </w:numPr>
        <w:rPr>
          <w:rFonts w:cstheme="minorHAnsi"/>
        </w:rPr>
      </w:pPr>
      <w:r w:rsidRPr="009C1F1D">
        <w:rPr>
          <w:rStyle w:val="Strong"/>
          <w:rFonts w:cstheme="minorHAnsi"/>
          <w:b w:val="0"/>
          <w:bCs w:val="0"/>
        </w:rPr>
        <w:t>Labeling</w:t>
      </w:r>
      <w:r w:rsidRPr="009C1F1D">
        <w:rPr>
          <w:rFonts w:cstheme="minorHAnsi"/>
        </w:rPr>
        <w:t xml:space="preserve"> low-sodium options</w:t>
      </w:r>
    </w:p>
    <w:p w:rsidRPr="009C1F1D" w:rsidR="00EA2B88" w:rsidP="00EA2B88" w:rsidRDefault="00EA2B88" w14:paraId="4CC77E79" w14:textId="77777777">
      <w:pPr>
        <w:pStyle w:val="ListParagraph"/>
        <w:numPr>
          <w:ilvl w:val="3"/>
          <w:numId w:val="19"/>
        </w:numPr>
        <w:rPr>
          <w:rFonts w:cstheme="minorHAnsi"/>
        </w:rPr>
      </w:pPr>
      <w:r w:rsidRPr="009C1F1D">
        <w:rPr>
          <w:rStyle w:val="Strong"/>
          <w:rFonts w:cstheme="minorHAnsi"/>
          <w:b w:val="0"/>
          <w:bCs w:val="0"/>
        </w:rPr>
        <w:t>Promotion</w:t>
      </w:r>
      <w:r w:rsidRPr="009C1F1D">
        <w:rPr>
          <w:rFonts w:cstheme="minorHAnsi"/>
        </w:rPr>
        <w:t xml:space="preserve"> of healthier choices</w:t>
      </w:r>
    </w:p>
    <w:p w:rsidRPr="009C1F1D" w:rsidR="00EA2B88" w:rsidP="00EA2B88" w:rsidRDefault="00EA2B88" w14:paraId="1C4BB7C2" w14:textId="77777777">
      <w:pPr>
        <w:pStyle w:val="ListParagraph"/>
        <w:numPr>
          <w:ilvl w:val="3"/>
          <w:numId w:val="19"/>
        </w:numPr>
        <w:rPr>
          <w:rFonts w:cstheme="minorHAnsi"/>
        </w:rPr>
      </w:pPr>
      <w:r w:rsidRPr="009C1F1D">
        <w:rPr>
          <w:rStyle w:val="Strong"/>
          <w:rFonts w:cstheme="minorHAnsi"/>
          <w:b w:val="0"/>
          <w:bCs w:val="0"/>
        </w:rPr>
        <w:t>Subsidizing</w:t>
      </w:r>
      <w:r w:rsidRPr="009C1F1D">
        <w:rPr>
          <w:rFonts w:cstheme="minorHAnsi"/>
        </w:rPr>
        <w:t xml:space="preserve"> low-sodium items</w:t>
      </w:r>
    </w:p>
    <w:p w:rsidR="00EA2B88" w:rsidP="00EA2B88" w:rsidRDefault="00EA2B88" w14:paraId="1FD55D94" w14:textId="77777777">
      <w:pPr>
        <w:pStyle w:val="ListParagraph"/>
        <w:numPr>
          <w:ilvl w:val="3"/>
          <w:numId w:val="19"/>
        </w:numPr>
        <w:rPr>
          <w:rStyle w:val="Strong"/>
          <w:rFonts w:cstheme="minorHAnsi"/>
          <w:b w:val="0"/>
          <w:bCs w:val="0"/>
        </w:rPr>
      </w:pPr>
      <w:r w:rsidRPr="009C1F1D">
        <w:rPr>
          <w:rStyle w:val="Strong"/>
          <w:rFonts w:cstheme="minorHAnsi"/>
          <w:b w:val="0"/>
          <w:bCs w:val="0"/>
        </w:rPr>
        <w:t>Provision of lower-sodium alternatives</w:t>
      </w:r>
    </w:p>
    <w:p w:rsidRPr="009C1F1D" w:rsidR="00EA2B88" w:rsidP="00EA2B88" w:rsidRDefault="00EA2B88" w14:paraId="5773B0E9" w14:textId="77777777">
      <w:pPr>
        <w:pStyle w:val="ListParagraph"/>
        <w:numPr>
          <w:ilvl w:val="1"/>
          <w:numId w:val="19"/>
        </w:numPr>
        <w:rPr>
          <w:rStyle w:val="Strong"/>
          <w:rFonts w:cstheme="minorHAnsi"/>
          <w:b w:val="0"/>
          <w:bCs w:val="0"/>
        </w:rPr>
      </w:pPr>
      <w:r w:rsidRPr="009C1F1D">
        <w:rPr>
          <w:rStyle w:val="Strong"/>
          <w:rFonts w:cstheme="minorHAnsi"/>
          <w:b w:val="0"/>
          <w:bCs w:val="0"/>
        </w:rPr>
        <w:t xml:space="preserve">Implementation characteristics </w:t>
      </w:r>
    </w:p>
    <w:p w:rsidRPr="009C1F1D" w:rsidR="00EA2B88" w:rsidP="00EA2B88" w:rsidRDefault="00EA2B88" w14:paraId="0C56B2B0" w14:textId="77777777">
      <w:pPr>
        <w:pStyle w:val="ListParagraph"/>
        <w:numPr>
          <w:ilvl w:val="2"/>
          <w:numId w:val="19"/>
        </w:numPr>
        <w:rPr>
          <w:rFonts w:cstheme="minorHAnsi"/>
          <w:b/>
          <w:bCs/>
        </w:rPr>
      </w:pPr>
      <w:r w:rsidRPr="009C1F1D">
        <w:rPr>
          <w:rStyle w:val="Strong"/>
          <w:rFonts w:cstheme="minorHAnsi"/>
          <w:b w:val="0"/>
          <w:bCs w:val="0"/>
        </w:rPr>
        <w:t>Setting-specific implementation:</w:t>
      </w:r>
      <w:r w:rsidRPr="009C1F1D">
        <w:rPr>
          <w:rFonts w:cstheme="minorHAnsi"/>
          <w:b/>
          <w:bCs/>
        </w:rPr>
        <w:t xml:space="preserve"> Each venue adopts </w:t>
      </w:r>
      <w:r w:rsidRPr="009C1F1D">
        <w:rPr>
          <w:rStyle w:val="Strong"/>
          <w:rFonts w:cstheme="minorHAnsi"/>
          <w:b w:val="0"/>
          <w:bCs w:val="0"/>
        </w:rPr>
        <w:t>only one approach</w:t>
      </w:r>
      <w:r w:rsidRPr="009C1F1D">
        <w:rPr>
          <w:rFonts w:cstheme="minorHAnsi"/>
          <w:b/>
          <w:bCs/>
        </w:rPr>
        <w:t>, based on feasibility</w:t>
      </w:r>
    </w:p>
    <w:p w:rsidRPr="009C1F1D" w:rsidR="00EA2B88" w:rsidP="00EA2B88" w:rsidRDefault="00EA2B88" w14:paraId="7511CDD2" w14:textId="77777777">
      <w:pPr>
        <w:pStyle w:val="ListParagraph"/>
        <w:numPr>
          <w:ilvl w:val="2"/>
          <w:numId w:val="19"/>
        </w:numPr>
        <w:rPr>
          <w:rFonts w:cstheme="minorHAnsi"/>
          <w:b/>
          <w:bCs/>
        </w:rPr>
      </w:pPr>
      <w:r w:rsidRPr="009C1F1D">
        <w:rPr>
          <w:rStyle w:val="Strong"/>
          <w:rFonts w:cstheme="minorHAnsi"/>
          <w:b w:val="0"/>
          <w:bCs w:val="0"/>
        </w:rPr>
        <w:t>Repeated exposure requirement—</w:t>
      </w:r>
      <w:r w:rsidRPr="009C1F1D">
        <w:rPr>
          <w:rFonts w:cstheme="minorHAnsi"/>
          <w:b/>
          <w:bCs/>
        </w:rPr>
        <w:t>Included only settings where individuals eat: ≥1 meal/day; ≥5 days/week; ≥8 weeks</w:t>
      </w:r>
    </w:p>
    <w:p w:rsidR="00EA2B88" w:rsidP="00EA2B88" w:rsidRDefault="00EA2B88" w14:paraId="4711E0DB" w14:textId="77777777">
      <w:pPr>
        <w:pStyle w:val="ListParagraph"/>
        <w:numPr>
          <w:ilvl w:val="1"/>
          <w:numId w:val="19"/>
        </w:numPr>
      </w:pPr>
      <w:r>
        <w:rPr>
          <w:b/>
          <w:bCs/>
        </w:rPr>
        <w:t>Weighted average across all adult setting</w:t>
      </w:r>
      <w:r>
        <w:t>: -233 mg/day (7%)</w:t>
      </w:r>
    </w:p>
    <w:p w:rsidR="00EA2B88" w:rsidP="00EA2B88" w:rsidRDefault="00EA2B88" w14:paraId="13EC1D3C" w14:textId="77777777">
      <w:pPr>
        <w:pStyle w:val="ListParagraph"/>
        <w:numPr>
          <w:ilvl w:val="2"/>
          <w:numId w:val="19"/>
        </w:numPr>
      </w:pPr>
      <w:r>
        <w:t xml:space="preserve">The baseline is not directly reported, but based on calculations, it’s 3,329 mg </w:t>
      </w:r>
    </w:p>
    <w:p w:rsidR="00EA2B88" w:rsidP="00EA2B88" w:rsidRDefault="00EA2B88" w14:paraId="642A3AF2" w14:textId="77777777">
      <w:pPr>
        <w:pStyle w:val="ListParagraph"/>
        <w:numPr>
          <w:ilvl w:val="0"/>
          <w:numId w:val="19"/>
        </w:numPr>
      </w:pPr>
      <w:r>
        <w:t xml:space="preserve">Setting: selected cafeterias, county government cafeterias, mobile trucks, childcare, senior meals, and hospital cafeterias in Los Angeles USA </w:t>
      </w:r>
    </w:p>
    <w:p w:rsidR="00EA2B88" w:rsidP="00E01A96" w:rsidRDefault="00EA2B88" w14:paraId="43243FF0" w14:textId="003B06CA">
      <w:pPr>
        <w:pStyle w:val="ListParagraph"/>
        <w:numPr>
          <w:ilvl w:val="0"/>
          <w:numId w:val="19"/>
        </w:numPr>
      </w:pPr>
      <w:r>
        <w:t>Percent of population affected</w:t>
      </w:r>
      <w:r w:rsidR="00D84BFD">
        <w:t xml:space="preserve"> (2011)</w:t>
      </w:r>
      <w:r>
        <w:t>:</w:t>
      </w:r>
    </w:p>
    <w:p w:rsidR="00EA2B88" w:rsidP="00585001" w:rsidRDefault="00877470" w14:paraId="60B5B4D9" w14:textId="5925FCAC">
      <w:pPr>
        <w:pStyle w:val="ListParagraph"/>
        <w:numPr>
          <w:ilvl w:val="1"/>
          <w:numId w:val="19"/>
        </w:numPr>
      </w:pPr>
      <w:r w:rsidRPr="00877470">
        <w:t>13183</w:t>
      </w:r>
      <w:r w:rsidR="00515496">
        <w:t xml:space="preserve"> adults relying on public institutions for at least 1 meal per day/</w:t>
      </w:r>
      <w:r w:rsidRPr="00C915C7" w:rsidR="00C915C7">
        <w:t>7</w:t>
      </w:r>
      <w:r w:rsidR="00C915C7">
        <w:t>,</w:t>
      </w:r>
      <w:r w:rsidRPr="00C915C7" w:rsidR="00C915C7">
        <w:t>501</w:t>
      </w:r>
      <w:r w:rsidR="00C915C7">
        <w:t>,</w:t>
      </w:r>
      <w:r w:rsidRPr="00C915C7" w:rsidR="00C915C7">
        <w:t>453</w:t>
      </w:r>
      <w:r w:rsidR="00C915C7">
        <w:t xml:space="preserve"> (adult population 18+ in LA county in 2011)</w:t>
      </w:r>
      <w:r w:rsidR="00B62B13">
        <w:t xml:space="preserve">* 100 = </w:t>
      </w:r>
      <w:r w:rsidR="008E0CCB">
        <w:t>0.</w:t>
      </w:r>
      <w:r w:rsidR="000D5E8C">
        <w:t>176%</w:t>
      </w:r>
    </w:p>
    <w:p w:rsidR="62A8492C" w:rsidP="62A8492C" w:rsidRDefault="62A8492C" w14:paraId="384A9BAE" w14:textId="38346648">
      <w:pPr>
        <w:pStyle w:val="ListParagraph"/>
        <w:ind w:left="1440"/>
      </w:pPr>
    </w:p>
    <w:p w:rsidRPr="005644FF" w:rsidR="00EA2B88" w:rsidP="00EA2B88" w:rsidRDefault="00EA2B88" w14:paraId="35E7E0CB" w14:textId="77777777">
      <w:pPr>
        <w:rPr>
          <w:rFonts w:eastAsiaTheme="minorEastAsia"/>
          <w:b/>
          <w:highlight w:val="yellow"/>
        </w:rPr>
      </w:pPr>
      <w:r w:rsidRPr="75150C60">
        <w:rPr>
          <w:rFonts w:eastAsiaTheme="minorEastAsia"/>
          <w:b/>
          <w:highlight w:val="yellow"/>
          <w:shd w:val="clear" w:color="auto" w:fill="E6E6E6"/>
        </w:rPr>
        <w:t>B. BEHAVIOR CHANGE/MEDIA CAMPAIGNS</w:t>
      </w:r>
    </w:p>
    <w:p w:rsidRPr="0079607D" w:rsidR="00EA2B88" w:rsidP="00EA2B88" w:rsidRDefault="00EA2B88" w14:paraId="1BA79E2B" w14:textId="77777777">
      <w:pPr>
        <w:rPr>
          <w:rFonts w:eastAsiaTheme="minorEastAsia"/>
          <w:highlight w:val="yellow"/>
        </w:rPr>
      </w:pPr>
      <w:r w:rsidRPr="75150C60">
        <w:rPr>
          <w:rFonts w:eastAsiaTheme="minorEastAsia"/>
          <w:highlight w:val="yellow"/>
          <w:shd w:val="clear" w:color="auto" w:fill="E6E6E6"/>
        </w:rPr>
        <w:t xml:space="preserve">Study: </w:t>
      </w:r>
      <w:hyperlink w:history="1" r:id="rId30">
        <w:r w:rsidRPr="75150C60">
          <w:rPr>
            <w:rStyle w:val="Hyperlink"/>
            <w:rFonts w:eastAsiaTheme="minorEastAsia"/>
            <w:b/>
            <w:highlight w:val="yellow"/>
            <w:shd w:val="clear" w:color="auto" w:fill="E6E6E6"/>
          </w:rPr>
          <w:t>Do et al. 2016 Effectiveness of a Communication for Behavioral Impact (COMBI) Intervention to Reduce Salt Intake in a Vietnamese Province Based on Estimations From Spot Urine Samples</w:t>
        </w:r>
      </w:hyperlink>
      <w:r w:rsidRPr="2FAA9CD0">
        <w:rPr>
          <w:rFonts w:eastAsiaTheme="minorEastAsia"/>
          <w:shd w:val="clear" w:color="auto" w:fill="E6E6E6"/>
        </w:rPr>
        <w:t xml:space="preserve"> </w:t>
      </w:r>
    </w:p>
    <w:p w:rsidR="00EA2B88" w:rsidP="00EA2B88" w:rsidRDefault="00EA2B88" w14:paraId="086BA9F9" w14:textId="77777777">
      <w:pPr>
        <w:pStyle w:val="ListParagraph"/>
        <w:numPr>
          <w:ilvl w:val="0"/>
          <w:numId w:val="17"/>
        </w:numPr>
        <w:rPr>
          <w:rFonts w:ascii="Calibri" w:hAnsi="Calibri" w:eastAsia="Calibri" w:cs="Calibri"/>
          <w:color w:val="000000" w:themeColor="text1"/>
          <w:highlight w:val="yellow"/>
        </w:rPr>
      </w:pPr>
      <w:r w:rsidRPr="75150C60">
        <w:rPr>
          <w:rFonts w:ascii="Calibri" w:hAnsi="Calibri" w:eastAsia="Calibri" w:cs="Calibri"/>
          <w:color w:val="000000" w:themeColor="text1"/>
          <w:highlight w:val="yellow"/>
        </w:rPr>
        <w:t>Intervention:</w:t>
      </w:r>
    </w:p>
    <w:p w:rsidRPr="00002F29" w:rsidR="00002F29" w:rsidP="00002F29" w:rsidRDefault="00002F29" w14:paraId="6587E0FA" w14:textId="77777777">
      <w:pPr>
        <w:pStyle w:val="ListParagraph"/>
        <w:numPr>
          <w:ilvl w:val="1"/>
          <w:numId w:val="17"/>
        </w:numPr>
        <w:rPr>
          <w:highlight w:val="yellow"/>
        </w:rPr>
      </w:pPr>
      <w:r w:rsidRPr="75150C60">
        <w:rPr>
          <w:highlight w:val="yellow"/>
        </w:rPr>
        <w:t>Mass media communication</w:t>
      </w:r>
    </w:p>
    <w:p w:rsidRPr="00002F29" w:rsidR="00002F29" w:rsidP="00002F29" w:rsidRDefault="00002F29" w14:paraId="28CECAA9" w14:textId="77777777">
      <w:pPr>
        <w:pStyle w:val="ListParagraph"/>
        <w:numPr>
          <w:ilvl w:val="1"/>
          <w:numId w:val="17"/>
        </w:numPr>
        <w:rPr>
          <w:highlight w:val="yellow"/>
        </w:rPr>
      </w:pPr>
      <w:r w:rsidRPr="75150C60">
        <w:rPr>
          <w:highlight w:val="yellow"/>
        </w:rPr>
        <w:t>Intervention in schools</w:t>
      </w:r>
    </w:p>
    <w:p w:rsidRPr="00002F29" w:rsidR="00002F29" w:rsidP="00002F29" w:rsidRDefault="00002F29" w14:paraId="20418831" w14:textId="77777777">
      <w:pPr>
        <w:pStyle w:val="ListParagraph"/>
        <w:numPr>
          <w:ilvl w:val="1"/>
          <w:numId w:val="17"/>
        </w:numPr>
        <w:rPr>
          <w:highlight w:val="yellow"/>
        </w:rPr>
      </w:pPr>
      <w:r w:rsidRPr="75150C60">
        <w:rPr>
          <w:highlight w:val="yellow"/>
        </w:rPr>
        <w:t>Community communication program</w:t>
      </w:r>
    </w:p>
    <w:p w:rsidRPr="00002F29" w:rsidR="00EA2B88" w:rsidP="00002F29" w:rsidRDefault="00002F29" w14:paraId="15EFA375" w14:textId="1BF66D43">
      <w:pPr>
        <w:pStyle w:val="ListParagraph"/>
        <w:numPr>
          <w:ilvl w:val="1"/>
          <w:numId w:val="17"/>
        </w:numPr>
        <w:rPr>
          <w:rFonts w:ascii="Calibri" w:hAnsi="Calibri" w:eastAsia="Calibri" w:cs="Calibri"/>
          <w:color w:val="000000" w:themeColor="text1"/>
          <w:highlight w:val="yellow"/>
        </w:rPr>
      </w:pPr>
      <w:r w:rsidRPr="75150C60">
        <w:rPr>
          <w:highlight w:val="yellow"/>
        </w:rPr>
        <w:t>High-risk and hypertension groups targeting</w:t>
      </w:r>
      <w:r w:rsidRPr="75150C60">
        <w:rPr>
          <w:rFonts w:ascii="Calibri" w:hAnsi="Calibri" w:eastAsia="Calibri" w:cs="Calibri"/>
          <w:color w:val="000000" w:themeColor="text1"/>
          <w:highlight w:val="yellow"/>
        </w:rPr>
        <w:t xml:space="preserve"> </w:t>
      </w:r>
      <w:r w:rsidRPr="75150C60" w:rsidR="00EA2B88">
        <w:rPr>
          <w:rFonts w:ascii="Calibri" w:hAnsi="Calibri" w:eastAsia="Calibri" w:cs="Calibri"/>
          <w:color w:val="000000" w:themeColor="text1"/>
          <w:highlight w:val="yellow"/>
        </w:rPr>
        <w:t>Population</w:t>
      </w:r>
      <w:r w:rsidRPr="00002F29" w:rsidR="00EA2B88">
        <w:rPr>
          <w:rFonts w:ascii="Calibri" w:hAnsi="Calibri" w:eastAsia="Calibri" w:cs="Calibri"/>
          <w:color w:val="000000" w:themeColor="text1"/>
        </w:rPr>
        <w:t xml:space="preserve"> </w:t>
      </w:r>
    </w:p>
    <w:p w:rsidR="00EA2B88" w:rsidP="00EA2B88" w:rsidRDefault="00EA2B88" w14:paraId="255E8EA1" w14:textId="77777777">
      <w:pPr>
        <w:pStyle w:val="ListParagraph"/>
        <w:numPr>
          <w:ilvl w:val="0"/>
          <w:numId w:val="17"/>
        </w:numPr>
        <w:rPr>
          <w:rFonts w:ascii="Calibri" w:hAnsi="Calibri" w:eastAsia="Calibri" w:cs="Calibri"/>
          <w:color w:val="000000" w:themeColor="text1"/>
          <w:highlight w:val="yellow"/>
        </w:rPr>
      </w:pPr>
      <w:r w:rsidRPr="75150C60">
        <w:rPr>
          <w:rFonts w:eastAsiaTheme="minorEastAsia"/>
          <w:highlight w:val="yellow"/>
          <w:shd w:val="clear" w:color="auto" w:fill="E6E6E6"/>
        </w:rPr>
        <w:t>I</w:t>
      </w:r>
      <w:r w:rsidRPr="75150C60">
        <w:rPr>
          <w:rFonts w:eastAsiaTheme="minorEastAsia"/>
          <w:b/>
          <w:highlight w:val="yellow"/>
          <w:shd w:val="clear" w:color="auto" w:fill="E6E6E6"/>
        </w:rPr>
        <w:t xml:space="preserve">mpact value: </w:t>
      </w:r>
      <w:r w:rsidRPr="75150C60">
        <w:rPr>
          <w:rFonts w:eastAsiaTheme="minorEastAsia"/>
          <w:highlight w:val="yellow"/>
          <w:shd w:val="clear" w:color="auto" w:fill="E6E6E6"/>
        </w:rPr>
        <w:t>5% decrease in me</w:t>
      </w:r>
      <w:r w:rsidRPr="75150C60">
        <w:rPr>
          <w:highlight w:val="yellow"/>
        </w:rPr>
        <w:t xml:space="preserve">an sodium excretion, post one year intervention, which included </w:t>
      </w:r>
      <w:r w:rsidRPr="75150C60">
        <w:rPr>
          <w:rFonts w:ascii="Calibri" w:hAnsi="Calibri" w:eastAsia="Calibri" w:cs="Calibri"/>
          <w:color w:val="000000" w:themeColor="text1"/>
          <w:highlight w:val="yellow"/>
        </w:rPr>
        <w:t>mass media communication, school interventions, community programs, and focus on high-risk groups.</w:t>
      </w:r>
    </w:p>
    <w:p w:rsidR="00EA2B88" w:rsidP="00EA2B88" w:rsidRDefault="00EA2B88" w14:paraId="37928923" w14:textId="77777777">
      <w:pPr>
        <w:rPr>
          <w:rFonts w:ascii="Calibri" w:hAnsi="Calibri" w:eastAsia="Calibri" w:cs="Calibri"/>
          <w:color w:val="000000" w:themeColor="text1"/>
          <w:highlight w:val="yellow"/>
        </w:rPr>
      </w:pPr>
    </w:p>
    <w:p w:rsidR="00EA2B88" w:rsidP="00EA2B88" w:rsidRDefault="00EA2B88" w14:paraId="0BA3C49B" w14:textId="77777777">
      <w:pPr>
        <w:rPr>
          <w:rFonts w:ascii="Calibri" w:hAnsi="Calibri" w:eastAsia="Calibri" w:cs="Calibri"/>
          <w:color w:val="000000" w:themeColor="text1"/>
        </w:rPr>
      </w:pPr>
    </w:p>
    <w:p w:rsidRPr="00621893" w:rsidR="00EA2B88" w:rsidP="00EA2B88" w:rsidRDefault="00EA2B88" w14:paraId="24BA2D53" w14:textId="77777777">
      <w:pPr>
        <w:pStyle w:val="NoSpacing"/>
        <w:rPr>
          <w:shd w:val="clear" w:color="auto" w:fill="E6E6E6"/>
        </w:rPr>
      </w:pPr>
      <w:hyperlink w:history="1" r:id="rId31">
        <w:r w:rsidRPr="00F10C78">
          <w:rPr>
            <w:rStyle w:val="Hyperlink"/>
            <w:shd w:val="clear" w:color="auto" w:fill="E6E6E6"/>
          </w:rPr>
          <w:t xml:space="preserve">Collins M, </w:t>
        </w:r>
        <w:r w:rsidRPr="00F10C78">
          <w:rPr>
            <w:rStyle w:val="Hyperlink"/>
          </w:rPr>
          <w:t>et al</w:t>
        </w:r>
        <w:r w:rsidRPr="00F10C78">
          <w:rPr>
            <w:rStyle w:val="Hyperlink"/>
            <w:shd w:val="clear" w:color="auto" w:fill="E6E6E6"/>
          </w:rPr>
          <w:t>. (2014)  An Economic Evaluation of Salt Reduction Policies to Reduce Coronary Heart Disease in England: A Policy Modeling Study</w:t>
        </w:r>
      </w:hyperlink>
    </w:p>
    <w:p w:rsidRPr="00621893" w:rsidR="00EA2B88" w:rsidP="00EA2B88" w:rsidRDefault="00EA2B88" w14:paraId="156999C7" w14:textId="77777777">
      <w:pPr>
        <w:pStyle w:val="ListParagraph"/>
        <w:numPr>
          <w:ilvl w:val="0"/>
          <w:numId w:val="11"/>
        </w:numPr>
        <w:rPr>
          <w:rFonts w:eastAsiaTheme="minorEastAsia"/>
          <w:color w:val="212121"/>
        </w:rPr>
      </w:pPr>
      <w:r w:rsidRPr="00621893">
        <w:rPr>
          <w:rFonts w:eastAsiaTheme="minorEastAsia"/>
          <w:color w:val="212121"/>
        </w:rPr>
        <w:t>Modeling study that seeks to model the potential effect of multiple salt-reducing interventions in the UK</w:t>
      </w:r>
    </w:p>
    <w:p w:rsidRPr="00621893" w:rsidR="00EA2B88" w:rsidP="00EA2B88" w:rsidRDefault="00EA2B88" w14:paraId="0F3D2BDB" w14:textId="77777777">
      <w:pPr>
        <w:pStyle w:val="ListParagraph"/>
        <w:numPr>
          <w:ilvl w:val="0"/>
          <w:numId w:val="11"/>
        </w:numPr>
        <w:rPr>
          <w:rFonts w:eastAsiaTheme="minorEastAsia"/>
          <w:color w:val="212121"/>
        </w:rPr>
      </w:pPr>
      <w:r w:rsidRPr="00621893">
        <w:rPr>
          <w:rFonts w:eastAsiaTheme="minorEastAsia"/>
          <w:color w:val="212121"/>
          <w:shd w:val="clear" w:color="auto" w:fill="E6E6E6"/>
        </w:rPr>
        <w:t>Summarizes evidence from the UK (and well designed national mass media campaign, closest to what is described in calculator)</w:t>
      </w:r>
    </w:p>
    <w:p w:rsidRPr="00621893" w:rsidR="00EA2B88" w:rsidP="00EA2B88" w:rsidRDefault="00EA2B88" w14:paraId="38C82BC1" w14:textId="77777777">
      <w:pPr>
        <w:pStyle w:val="ListParagraph"/>
        <w:numPr>
          <w:ilvl w:val="1"/>
          <w:numId w:val="11"/>
        </w:numPr>
        <w:rPr>
          <w:rFonts w:eastAsiaTheme="minorEastAsia"/>
          <w:color w:val="212121"/>
        </w:rPr>
      </w:pPr>
      <w:r w:rsidRPr="00621893">
        <w:rPr>
          <w:rFonts w:eastAsiaTheme="minorEastAsia"/>
          <w:color w:val="212121"/>
          <w:shd w:val="clear" w:color="auto" w:fill="E6E6E6"/>
        </w:rPr>
        <w:t>Advertising (media) campaign promoting healthy eating and physical activity.</w:t>
      </w:r>
    </w:p>
    <w:p w:rsidRPr="00621893" w:rsidR="00EA2B88" w:rsidP="00EA2B88" w:rsidRDefault="00EA2B88" w14:paraId="7243519E" w14:textId="77777777">
      <w:pPr>
        <w:pStyle w:val="ListParagraph"/>
        <w:numPr>
          <w:ilvl w:val="0"/>
          <w:numId w:val="11"/>
        </w:numPr>
        <w:rPr>
          <w:rFonts w:eastAsiaTheme="minorEastAsia"/>
          <w:color w:val="212121"/>
        </w:rPr>
      </w:pPr>
      <w:r w:rsidRPr="00621893">
        <w:rPr>
          <w:rFonts w:eastAsiaTheme="minorEastAsia"/>
          <w:color w:val="212121"/>
          <w:shd w:val="clear" w:color="auto" w:fill="E6E6E6"/>
        </w:rPr>
        <w:t>I</w:t>
      </w:r>
      <w:r w:rsidRPr="00621893">
        <w:rPr>
          <w:rFonts w:eastAsiaTheme="minorEastAsia"/>
          <w:b/>
          <w:bCs/>
          <w:color w:val="212121"/>
          <w:shd w:val="clear" w:color="auto" w:fill="E6E6E6"/>
        </w:rPr>
        <w:t>mpact value</w:t>
      </w:r>
      <w:r w:rsidRPr="00621893">
        <w:rPr>
          <w:rFonts w:eastAsiaTheme="minorEastAsia"/>
          <w:color w:val="212121"/>
          <w:shd w:val="clear" w:color="auto" w:fill="E6E6E6"/>
        </w:rPr>
        <w:t>: 2% [1-5%]—this is the effect size they used in their model, but by digging into the references for the effect size and the corresponding range, it could not be verified where these numbers came from</w:t>
      </w:r>
    </w:p>
    <w:p w:rsidR="00EA2B88" w:rsidP="00EA2B88" w:rsidRDefault="00EA2B88" w14:paraId="1B9F17AE" w14:textId="77777777">
      <w:pPr>
        <w:rPr>
          <w:rFonts w:ascii="Calibri" w:hAnsi="Calibri" w:eastAsia="Calibri" w:cs="Calibri"/>
          <w:color w:val="000000" w:themeColor="text1"/>
        </w:rPr>
      </w:pPr>
    </w:p>
    <w:p w:rsidR="00EA2B88" w:rsidP="00EA2B88" w:rsidRDefault="00EA2B88" w14:paraId="415C3CA9" w14:textId="77777777"/>
    <w:p w:rsidR="00EA2B88" w:rsidP="00EA2B88" w:rsidRDefault="00EA2B88" w14:paraId="0A90000E" w14:textId="054A934B">
      <w:pPr>
        <w:rPr>
          <w:b/>
          <w:bCs/>
          <w:color w:val="C00000"/>
        </w:rPr>
      </w:pPr>
      <w:r w:rsidRPr="06AE6395">
        <w:rPr>
          <w:b/>
          <w:bCs/>
        </w:rPr>
        <w:t xml:space="preserve">C. </w:t>
      </w:r>
      <w:commentRangeStart w:id="31"/>
      <w:r w:rsidRPr="06AE6395">
        <w:rPr>
          <w:b/>
          <w:bCs/>
        </w:rPr>
        <w:t xml:space="preserve">LOW SODIUM SALT </w:t>
      </w:r>
      <w:r w:rsidRPr="1A841017">
        <w:rPr>
          <w:b/>
          <w:bCs/>
        </w:rPr>
        <w:t>SUBS</w:t>
      </w:r>
      <w:r w:rsidRPr="1A841017" w:rsidR="385EF6BE">
        <w:rPr>
          <w:b/>
          <w:bCs/>
        </w:rPr>
        <w:t>T</w:t>
      </w:r>
      <w:r w:rsidRPr="1A841017">
        <w:rPr>
          <w:b/>
          <w:bCs/>
        </w:rPr>
        <w:t>ITUTES</w:t>
      </w:r>
      <w:commentRangeEnd w:id="31"/>
      <w:r w:rsidRPr="0020040E" w:rsidR="002D17E8">
        <w:rPr>
          <w:rStyle w:val="CommentReference"/>
          <w:b/>
          <w:bCs/>
          <w:color w:val="C00000"/>
          <w:sz w:val="24"/>
          <w:szCs w:val="24"/>
        </w:rPr>
        <w:commentReference w:id="31"/>
      </w:r>
      <w:r w:rsidRPr="0020040E">
        <w:rPr>
          <w:b/>
          <w:bCs/>
          <w:color w:val="C00000"/>
        </w:rPr>
        <w:t>–––––––––</w:t>
      </w:r>
      <w:commentRangeStart w:id="32"/>
      <w:r w:rsidRPr="0020040E">
        <w:rPr>
          <w:b/>
          <w:bCs/>
          <w:color w:val="C00000"/>
        </w:rPr>
        <w:t>Will use estimates</w:t>
      </w:r>
      <w:r>
        <w:rPr>
          <w:b/>
          <w:bCs/>
          <w:color w:val="C00000"/>
        </w:rPr>
        <w:t>/model</w:t>
      </w:r>
      <w:r w:rsidRPr="0020040E">
        <w:rPr>
          <w:b/>
          <w:bCs/>
          <w:color w:val="C00000"/>
        </w:rPr>
        <w:t xml:space="preserve"> from TGI study</w:t>
      </w:r>
      <w:commentRangeEnd w:id="32"/>
      <w:r w:rsidR="002D17E8">
        <w:rPr>
          <w:rStyle w:val="CommentReference"/>
          <w:b/>
          <w:bCs/>
          <w:color w:val="C00000"/>
          <w:sz w:val="24"/>
          <w:szCs w:val="24"/>
        </w:rPr>
        <w:commentReference w:id="32"/>
      </w:r>
      <w:r>
        <w:rPr>
          <w:b/>
          <w:bCs/>
          <w:color w:val="C00000"/>
        </w:rPr>
        <w:t>; need to determine best way to do this</w:t>
      </w:r>
    </w:p>
    <w:p w:rsidR="00EA2B88" w:rsidP="00EA2B88" w:rsidRDefault="00EA2B88" w14:paraId="515ED8B3" w14:textId="77777777">
      <w:pPr>
        <w:rPr>
          <w:b/>
          <w:bCs/>
        </w:rPr>
      </w:pPr>
      <w:r>
        <w:t xml:space="preserve">Study: </w:t>
      </w:r>
      <w:hyperlink w:history="1" r:id="rId32">
        <w:r w:rsidRPr="00D43C51">
          <w:rPr>
            <w:rStyle w:val="Hyperlink"/>
            <w:b/>
            <w:bCs/>
          </w:rPr>
          <w:t>Huang et al (2026, PRE PRINT) The effects on global health outcomes of switching from regular salt to potassium-enriched salt: a modelling study</w:t>
        </w:r>
      </w:hyperlink>
    </w:p>
    <w:p w:rsidR="00EA2B88" w:rsidP="00D772E2" w:rsidRDefault="00EA2B88" w14:paraId="3EAC2D09" w14:textId="63DEEDC9">
      <w:pPr>
        <w:pStyle w:val="ListParagraph"/>
        <w:numPr>
          <w:ilvl w:val="0"/>
          <w:numId w:val="17"/>
        </w:numPr>
      </w:pPr>
      <w:r>
        <w:t>This study puts forth 5 different scenarios for LSS replacement, would need to determine which one we will consider our “intervention”</w:t>
      </w:r>
    </w:p>
    <w:p w:rsidRPr="00B10FD5" w:rsidR="00EA2B88" w:rsidP="00EA2B88" w:rsidRDefault="00EA2B88" w14:paraId="6E487C39" w14:textId="13D8DB2F">
      <w:pPr>
        <w:pStyle w:val="ListParagraph"/>
        <w:numPr>
          <w:ilvl w:val="1"/>
          <w:numId w:val="17"/>
        </w:numPr>
      </w:pPr>
      <w:r w:rsidRPr="16F6AE46">
        <w:rPr>
          <w:rStyle w:val="normaltextrun"/>
          <w:color w:val="000000"/>
          <w:position w:val="1"/>
        </w:rPr>
        <w:t>worldwide replacement </w:t>
      </w:r>
      <w:r w:rsidRPr="16F6AE46">
        <w:rPr>
          <w:rStyle w:val="normaltextrun"/>
          <w:b/>
          <w:bCs/>
          <w:color w:val="000000"/>
          <w:position w:val="1"/>
        </w:rPr>
        <w:t>of all salt</w:t>
      </w:r>
      <w:r w:rsidRPr="16F6AE46">
        <w:rPr>
          <w:rStyle w:val="normaltextrun"/>
          <w:color w:val="000000"/>
          <w:position w:val="1"/>
        </w:rPr>
        <w:t> (discretionary salt used for seasoning or cooking in the home, and non-discretionary salt used in processed and restaurant foods)</w:t>
      </w:r>
      <w:r w:rsidRPr="16F6AE46" w:rsidR="2877D76F">
        <w:rPr>
          <w:rStyle w:val="normaltextrun"/>
          <w:color w:val="000000"/>
          <w:position w:val="1"/>
        </w:rPr>
        <w:t xml:space="preserve"> </w:t>
      </w:r>
      <w:r w:rsidRPr="16F6AE46">
        <w:rPr>
          <w:rStyle w:val="normaltextrun"/>
          <w:color w:val="000000"/>
          <w:position w:val="10"/>
          <w:sz w:val="21"/>
          <w:szCs w:val="21"/>
        </w:rPr>
        <w:t>ab</w:t>
      </w:r>
      <w:r w:rsidRPr="16F6AE46">
        <w:rPr>
          <w:rStyle w:val="normaltextrun"/>
          <w:color w:val="000000"/>
          <w:position w:val="1"/>
        </w:rPr>
        <w:t> </w:t>
      </w:r>
      <w:r w:rsidRPr="16F6AE46">
        <w:rPr>
          <w:rStyle w:val="eop"/>
        </w:rPr>
        <w:t>​</w:t>
      </w:r>
    </w:p>
    <w:p w:rsidRPr="00B90339" w:rsidR="00EA2B88" w:rsidP="00EA2B88" w:rsidRDefault="00EA2B88" w14:paraId="6DD27B42" w14:textId="77777777">
      <w:pPr>
        <w:pStyle w:val="paragraph"/>
        <w:numPr>
          <w:ilvl w:val="1"/>
          <w:numId w:val="17"/>
        </w:numPr>
        <w:spacing w:before="0" w:beforeAutospacing="0" w:after="0" w:afterAutospacing="0"/>
        <w:textAlignment w:val="baseline"/>
        <w:rPr>
          <w:rFonts w:asciiTheme="minorHAnsi" w:hAnsiTheme="minorHAnsi" w:cstheme="minorHAnsi"/>
        </w:rPr>
      </w:pPr>
      <w:r w:rsidRPr="00B90339">
        <w:rPr>
          <w:rStyle w:val="normaltextrun"/>
          <w:rFonts w:asciiTheme="minorHAnsi" w:hAnsiTheme="minorHAnsi" w:cstheme="minorHAnsi"/>
          <w:color w:val="000000"/>
          <w:position w:val="1"/>
        </w:rPr>
        <w:t>worldwide replacement of </w:t>
      </w:r>
      <w:r w:rsidRPr="00B90339">
        <w:rPr>
          <w:rStyle w:val="normaltextrun"/>
          <w:rFonts w:asciiTheme="minorHAnsi" w:hAnsiTheme="minorHAnsi" w:cstheme="minorHAnsi"/>
          <w:b/>
          <w:bCs/>
          <w:color w:val="000000"/>
          <w:position w:val="1"/>
        </w:rPr>
        <w:t>just discretionary salt</w:t>
      </w:r>
      <w:r w:rsidRPr="00B90339">
        <w:rPr>
          <w:rStyle w:val="normaltextrun"/>
          <w:rFonts w:asciiTheme="minorHAnsi" w:hAnsiTheme="minorHAnsi" w:cstheme="minorHAnsi"/>
          <w:color w:val="000000"/>
          <w:position w:val="10"/>
        </w:rPr>
        <w:t> </w:t>
      </w:r>
      <w:r w:rsidRPr="00B10FD5">
        <w:rPr>
          <w:rStyle w:val="normaltextrun"/>
          <w:rFonts w:asciiTheme="minorHAnsi" w:hAnsiTheme="minorHAnsi" w:cstheme="minorHAnsi"/>
          <w:color w:val="000000"/>
          <w:position w:val="10"/>
          <w:sz w:val="21"/>
          <w:szCs w:val="21"/>
        </w:rPr>
        <w:t>ab</w:t>
      </w:r>
      <w:r w:rsidRPr="00B10FD5">
        <w:rPr>
          <w:rStyle w:val="normaltextrun"/>
          <w:rFonts w:asciiTheme="minorHAnsi" w:hAnsiTheme="minorHAnsi" w:cstheme="minorHAnsi"/>
          <w:color w:val="000000"/>
          <w:position w:val="1"/>
          <w:sz w:val="21"/>
          <w:szCs w:val="21"/>
        </w:rPr>
        <w:t> </w:t>
      </w:r>
      <w:r w:rsidRPr="00B10FD5">
        <w:rPr>
          <w:rStyle w:val="eop"/>
          <w:rFonts w:asciiTheme="minorHAnsi" w:hAnsiTheme="minorHAnsi" w:cstheme="minorHAnsi"/>
          <w:sz w:val="21"/>
          <w:szCs w:val="21"/>
        </w:rPr>
        <w:t>​</w:t>
      </w:r>
    </w:p>
    <w:p w:rsidRPr="00B90339" w:rsidR="00EA2B88" w:rsidP="00EA2B88" w:rsidRDefault="00EA2B88" w14:paraId="3ECF8A0A" w14:textId="77777777">
      <w:pPr>
        <w:pStyle w:val="paragraph"/>
        <w:numPr>
          <w:ilvl w:val="1"/>
          <w:numId w:val="17"/>
        </w:numPr>
        <w:spacing w:before="0" w:beforeAutospacing="0" w:after="0" w:afterAutospacing="0"/>
        <w:textAlignment w:val="baseline"/>
        <w:rPr>
          <w:rFonts w:asciiTheme="minorHAnsi" w:hAnsiTheme="minorHAnsi" w:cstheme="minorHAnsi"/>
        </w:rPr>
      </w:pPr>
      <w:r w:rsidRPr="00B90339">
        <w:rPr>
          <w:rStyle w:val="normaltextrun"/>
          <w:rFonts w:asciiTheme="minorHAnsi" w:hAnsiTheme="minorHAnsi" w:cstheme="minorHAnsi"/>
          <w:color w:val="000000"/>
          <w:position w:val="1"/>
        </w:rPr>
        <w:t>worldwide replacement of </w:t>
      </w:r>
      <w:r w:rsidRPr="00B90339">
        <w:rPr>
          <w:rStyle w:val="normaltextrun"/>
          <w:rFonts w:asciiTheme="minorHAnsi" w:hAnsiTheme="minorHAnsi" w:cstheme="minorHAnsi"/>
          <w:b/>
          <w:bCs/>
          <w:color w:val="000000"/>
          <w:position w:val="1"/>
        </w:rPr>
        <w:t>just non-discretionary salt</w:t>
      </w:r>
      <w:r w:rsidRPr="00B90339">
        <w:rPr>
          <w:rStyle w:val="normaltextrun"/>
          <w:rFonts w:asciiTheme="minorHAnsi" w:hAnsiTheme="minorHAnsi" w:cstheme="minorHAnsi"/>
          <w:color w:val="000000"/>
          <w:position w:val="10"/>
        </w:rPr>
        <w:t> </w:t>
      </w:r>
      <w:r w:rsidRPr="00B10FD5">
        <w:rPr>
          <w:rStyle w:val="normaltextrun"/>
          <w:rFonts w:asciiTheme="minorHAnsi" w:hAnsiTheme="minorHAnsi" w:cstheme="minorHAnsi"/>
          <w:color w:val="000000"/>
          <w:position w:val="10"/>
          <w:sz w:val="21"/>
          <w:szCs w:val="21"/>
        </w:rPr>
        <w:t>ab</w:t>
      </w:r>
      <w:r w:rsidRPr="00B90339">
        <w:rPr>
          <w:rStyle w:val="normaltextrun"/>
          <w:rFonts w:asciiTheme="minorHAnsi" w:hAnsiTheme="minorHAnsi" w:cstheme="minorHAnsi"/>
          <w:color w:val="000000"/>
          <w:position w:val="1"/>
        </w:rPr>
        <w:t> </w:t>
      </w:r>
      <w:r w:rsidRPr="00B90339">
        <w:rPr>
          <w:rStyle w:val="eop"/>
          <w:rFonts w:asciiTheme="minorHAnsi" w:hAnsiTheme="minorHAnsi" w:cstheme="minorHAnsi"/>
        </w:rPr>
        <w:t>​</w:t>
      </w:r>
    </w:p>
    <w:p w:rsidRPr="00B90339" w:rsidR="00EA2B88" w:rsidP="00EA2B88" w:rsidRDefault="00EA2B88" w14:paraId="3AEF6D3C" w14:textId="77777777">
      <w:pPr>
        <w:pStyle w:val="paragraph"/>
        <w:numPr>
          <w:ilvl w:val="1"/>
          <w:numId w:val="17"/>
        </w:numPr>
        <w:spacing w:before="0" w:beforeAutospacing="0" w:after="0" w:afterAutospacing="0"/>
        <w:textAlignment w:val="baseline"/>
        <w:rPr>
          <w:rFonts w:asciiTheme="minorHAnsi" w:hAnsiTheme="minorHAnsi" w:cstheme="minorHAnsi"/>
        </w:rPr>
      </w:pPr>
      <w:r w:rsidRPr="00B90339">
        <w:rPr>
          <w:rStyle w:val="normaltextrun"/>
          <w:rFonts w:asciiTheme="minorHAnsi" w:hAnsiTheme="minorHAnsi" w:cstheme="minorHAnsi"/>
          <w:color w:val="000000"/>
          <w:position w:val="1"/>
        </w:rPr>
        <w:t>replacement of </w:t>
      </w:r>
      <w:r w:rsidRPr="00B90339">
        <w:rPr>
          <w:rStyle w:val="normaltextrun"/>
          <w:rFonts w:asciiTheme="minorHAnsi" w:hAnsiTheme="minorHAnsi" w:cstheme="minorHAnsi"/>
          <w:b/>
          <w:bCs/>
          <w:color w:val="000000"/>
          <w:position w:val="1"/>
        </w:rPr>
        <w:t>discretionary</w:t>
      </w:r>
      <w:r w:rsidRPr="00B90339">
        <w:rPr>
          <w:rStyle w:val="normaltextrun"/>
          <w:rFonts w:asciiTheme="minorHAnsi" w:hAnsiTheme="minorHAnsi" w:cstheme="minorHAnsi"/>
          <w:color w:val="000000"/>
          <w:position w:val="1"/>
        </w:rPr>
        <w:t> salt </w:t>
      </w:r>
      <w:r w:rsidRPr="00B90339">
        <w:rPr>
          <w:rStyle w:val="normaltextrun"/>
          <w:rFonts w:asciiTheme="minorHAnsi" w:hAnsiTheme="minorHAnsi" w:cstheme="minorHAnsi"/>
          <w:b/>
          <w:bCs/>
          <w:color w:val="000000"/>
          <w:position w:val="1"/>
        </w:rPr>
        <w:t>just for people with diagnosed hypertension</w:t>
      </w:r>
      <w:r w:rsidRPr="00B90339">
        <w:rPr>
          <w:rStyle w:val="normaltextrun"/>
          <w:rFonts w:asciiTheme="minorHAnsi" w:hAnsiTheme="minorHAnsi" w:cstheme="minorHAnsi"/>
          <w:color w:val="000000"/>
          <w:position w:val="10"/>
        </w:rPr>
        <w:t> </w:t>
      </w:r>
      <w:r w:rsidRPr="00B10FD5">
        <w:rPr>
          <w:rStyle w:val="normaltextrun"/>
          <w:rFonts w:asciiTheme="minorHAnsi" w:hAnsiTheme="minorHAnsi" w:cstheme="minorHAnsi"/>
          <w:color w:val="000000"/>
          <w:position w:val="10"/>
          <w:sz w:val="21"/>
          <w:szCs w:val="21"/>
        </w:rPr>
        <w:t>ac</w:t>
      </w:r>
      <w:r w:rsidRPr="00B10FD5">
        <w:rPr>
          <w:rStyle w:val="normaltextrun"/>
          <w:rFonts w:asciiTheme="minorHAnsi" w:hAnsiTheme="minorHAnsi" w:cstheme="minorHAnsi"/>
          <w:color w:val="000000"/>
          <w:position w:val="1"/>
          <w:sz w:val="21"/>
          <w:szCs w:val="21"/>
        </w:rPr>
        <w:t> </w:t>
      </w:r>
      <w:r w:rsidRPr="00B10FD5">
        <w:rPr>
          <w:rStyle w:val="eop"/>
          <w:rFonts w:asciiTheme="minorHAnsi" w:hAnsiTheme="minorHAnsi" w:cstheme="minorHAnsi"/>
          <w:sz w:val="21"/>
          <w:szCs w:val="21"/>
        </w:rPr>
        <w:t>​</w:t>
      </w:r>
    </w:p>
    <w:p w:rsidRPr="00B90339" w:rsidR="00EA2B88" w:rsidP="00EA2B88" w:rsidRDefault="00EA2B88" w14:paraId="0E3E7B34" w14:textId="77777777">
      <w:pPr>
        <w:pStyle w:val="paragraph"/>
        <w:numPr>
          <w:ilvl w:val="1"/>
          <w:numId w:val="17"/>
        </w:numPr>
        <w:spacing w:before="0" w:beforeAutospacing="0" w:after="0" w:afterAutospacing="0"/>
        <w:textAlignment w:val="baseline"/>
        <w:rPr>
          <w:rFonts w:asciiTheme="minorHAnsi" w:hAnsiTheme="minorHAnsi" w:cstheme="minorHAnsi"/>
        </w:rPr>
      </w:pPr>
      <w:r w:rsidRPr="00B90339">
        <w:rPr>
          <w:rStyle w:val="normaltextrun"/>
          <w:rFonts w:asciiTheme="minorHAnsi" w:hAnsiTheme="minorHAnsi" w:cstheme="minorHAnsi"/>
          <w:color w:val="000000"/>
          <w:position w:val="1"/>
        </w:rPr>
        <w:t>replacement of </w:t>
      </w:r>
      <w:r w:rsidRPr="00B90339">
        <w:rPr>
          <w:rStyle w:val="normaltextrun"/>
          <w:rFonts w:asciiTheme="minorHAnsi" w:hAnsiTheme="minorHAnsi" w:cstheme="minorHAnsi"/>
          <w:b/>
          <w:bCs/>
          <w:color w:val="000000"/>
          <w:position w:val="1"/>
        </w:rPr>
        <w:t>discretionary</w:t>
      </w:r>
      <w:r w:rsidRPr="00B90339">
        <w:rPr>
          <w:rStyle w:val="normaltextrun"/>
          <w:rFonts w:asciiTheme="minorHAnsi" w:hAnsiTheme="minorHAnsi" w:cstheme="minorHAnsi"/>
          <w:color w:val="000000"/>
          <w:position w:val="1"/>
        </w:rPr>
        <w:t> salt </w:t>
      </w:r>
      <w:r w:rsidRPr="00B90339">
        <w:rPr>
          <w:rStyle w:val="normaltextrun"/>
          <w:rFonts w:asciiTheme="minorHAnsi" w:hAnsiTheme="minorHAnsi" w:cstheme="minorHAnsi"/>
          <w:b/>
          <w:bCs/>
          <w:color w:val="000000"/>
          <w:position w:val="1"/>
        </w:rPr>
        <w:t>just for people with treated hypertension</w:t>
      </w:r>
      <w:r w:rsidRPr="00B90339">
        <w:rPr>
          <w:rStyle w:val="normaltextrun"/>
          <w:rFonts w:asciiTheme="minorHAnsi" w:hAnsiTheme="minorHAnsi" w:cstheme="minorHAnsi"/>
          <w:color w:val="000000"/>
          <w:position w:val="10"/>
        </w:rPr>
        <w:t> </w:t>
      </w:r>
      <w:r w:rsidRPr="00B10FD5">
        <w:rPr>
          <w:rStyle w:val="normaltextrun"/>
          <w:rFonts w:asciiTheme="minorHAnsi" w:hAnsiTheme="minorHAnsi" w:cstheme="minorHAnsi"/>
          <w:color w:val="000000"/>
          <w:position w:val="10"/>
          <w:sz w:val="21"/>
          <w:szCs w:val="21"/>
        </w:rPr>
        <w:t>ac</w:t>
      </w:r>
      <w:r w:rsidRPr="00B10FD5">
        <w:rPr>
          <w:rStyle w:val="normaltextrun"/>
          <w:rFonts w:asciiTheme="minorHAnsi" w:hAnsiTheme="minorHAnsi" w:cstheme="minorHAnsi"/>
          <w:color w:val="000000"/>
          <w:position w:val="1"/>
          <w:sz w:val="21"/>
          <w:szCs w:val="21"/>
        </w:rPr>
        <w:t> </w:t>
      </w:r>
      <w:r w:rsidRPr="00B10FD5">
        <w:rPr>
          <w:rStyle w:val="eop"/>
          <w:rFonts w:asciiTheme="minorHAnsi" w:hAnsiTheme="minorHAnsi" w:cstheme="minorHAnsi"/>
          <w:sz w:val="21"/>
          <w:szCs w:val="21"/>
        </w:rPr>
        <w:t>​</w:t>
      </w:r>
    </w:p>
    <w:p w:rsidRPr="00B90339" w:rsidR="00EA2B88" w:rsidP="00EA2B88" w:rsidRDefault="00EA2B88" w14:paraId="0E093CA8" w14:textId="77777777">
      <w:pPr>
        <w:pStyle w:val="paragraph"/>
        <w:spacing w:before="0" w:beforeAutospacing="0" w:after="0" w:afterAutospacing="0"/>
        <w:textAlignment w:val="baseline"/>
        <w:rPr>
          <w:rFonts w:asciiTheme="minorHAnsi" w:hAnsiTheme="minorHAnsi" w:cstheme="minorHAnsi"/>
        </w:rPr>
      </w:pPr>
      <w:r w:rsidRPr="00B90339">
        <w:rPr>
          <w:rStyle w:val="normaltextrun"/>
          <w:rFonts w:asciiTheme="minorHAnsi" w:hAnsiTheme="minorHAnsi" w:cstheme="minorHAnsi"/>
          <w:color w:val="000000"/>
          <w:position w:val="1"/>
        </w:rPr>
        <w:t> </w:t>
      </w:r>
      <w:r w:rsidRPr="00B90339">
        <w:rPr>
          <w:rStyle w:val="eop"/>
          <w:rFonts w:asciiTheme="minorHAnsi" w:hAnsiTheme="minorHAnsi" w:cstheme="minorHAnsi"/>
        </w:rPr>
        <w:t>​</w:t>
      </w:r>
    </w:p>
    <w:p w:rsidRPr="00B10FD5" w:rsidR="00EA2B88" w:rsidP="16F6AE46" w:rsidRDefault="00EA2B88" w14:paraId="1368A671" w14:textId="77777777">
      <w:pPr>
        <w:pStyle w:val="paragraph"/>
        <w:spacing w:before="0" w:beforeAutospacing="0" w:after="0" w:afterAutospacing="0"/>
        <w:textAlignment w:val="baseline"/>
        <w:rPr>
          <w:rFonts w:asciiTheme="minorHAnsi" w:hAnsiTheme="minorHAnsi" w:cstheme="minorBidi"/>
          <w:sz w:val="21"/>
          <w:szCs w:val="21"/>
        </w:rPr>
      </w:pPr>
      <w:r w:rsidRPr="16F6AE46">
        <w:rPr>
          <w:rStyle w:val="normaltextrun"/>
          <w:rFonts w:asciiTheme="minorHAnsi" w:hAnsiTheme="minorHAnsi" w:cstheme="minorBidi"/>
          <w:b/>
          <w:bCs/>
          <w:color w:val="000000"/>
          <w:position w:val="7"/>
          <w:sz w:val="21"/>
          <w:szCs w:val="21"/>
        </w:rPr>
        <w:t>a</w:t>
      </w:r>
      <w:r w:rsidRPr="16F6AE46">
        <w:rPr>
          <w:rStyle w:val="normaltextrun"/>
          <w:rFonts w:asciiTheme="minorHAnsi" w:hAnsiTheme="minorHAnsi" w:cstheme="minorBidi"/>
          <w:color w:val="000000"/>
          <w:position w:val="7"/>
          <w:sz w:val="21"/>
          <w:szCs w:val="21"/>
        </w:rPr>
        <w:t> </w:t>
      </w:r>
      <w:r w:rsidRPr="16F6AE46">
        <w:rPr>
          <w:rStyle w:val="normaltextrun"/>
          <w:rFonts w:asciiTheme="minorHAnsi" w:hAnsiTheme="minorHAnsi" w:cstheme="minorBidi"/>
          <w:color w:val="000000"/>
          <w:position w:val="1"/>
          <w:sz w:val="21"/>
          <w:szCs w:val="21"/>
        </w:rPr>
        <w:t>modelled the potential benefits mediated through SBP lowering </w:t>
      </w:r>
      <w:r w:rsidRPr="16F6AE46">
        <w:rPr>
          <w:rStyle w:val="eop"/>
          <w:rFonts w:asciiTheme="minorHAnsi" w:hAnsiTheme="minorHAnsi" w:cstheme="minorBidi"/>
          <w:sz w:val="21"/>
          <w:szCs w:val="21"/>
        </w:rPr>
        <w:t>​</w:t>
      </w:r>
    </w:p>
    <w:p w:rsidRPr="00B10FD5" w:rsidR="00EA2B88" w:rsidP="16F6AE46" w:rsidRDefault="00EA2B88" w14:paraId="30C5F360" w14:textId="77777777">
      <w:pPr>
        <w:pStyle w:val="paragraph"/>
        <w:spacing w:before="0" w:beforeAutospacing="0" w:after="0" w:afterAutospacing="0"/>
        <w:textAlignment w:val="baseline"/>
        <w:rPr>
          <w:rFonts w:asciiTheme="minorHAnsi" w:hAnsiTheme="minorHAnsi" w:cstheme="minorBidi"/>
          <w:sz w:val="21"/>
          <w:szCs w:val="21"/>
        </w:rPr>
      </w:pPr>
      <w:r w:rsidRPr="16F6AE46">
        <w:rPr>
          <w:rStyle w:val="normaltextrun"/>
          <w:rFonts w:asciiTheme="minorHAnsi" w:hAnsiTheme="minorHAnsi" w:cstheme="minorBidi"/>
          <w:b/>
          <w:bCs/>
          <w:color w:val="000000"/>
          <w:position w:val="7"/>
          <w:sz w:val="21"/>
          <w:szCs w:val="21"/>
        </w:rPr>
        <w:t>b</w:t>
      </w:r>
      <w:r w:rsidRPr="16F6AE46">
        <w:rPr>
          <w:rStyle w:val="normaltextrun"/>
          <w:rFonts w:asciiTheme="minorHAnsi" w:hAnsiTheme="minorHAnsi" w:cstheme="minorBidi"/>
          <w:color w:val="000000"/>
          <w:position w:val="7"/>
          <w:sz w:val="21"/>
          <w:szCs w:val="21"/>
        </w:rPr>
        <w:t> </w:t>
      </w:r>
      <w:r w:rsidRPr="16F6AE46">
        <w:rPr>
          <w:rStyle w:val="normaltextrun"/>
          <w:rFonts w:asciiTheme="minorHAnsi" w:hAnsiTheme="minorHAnsi" w:cstheme="minorBidi"/>
          <w:color w:val="000000"/>
          <w:position w:val="1"/>
          <w:sz w:val="21"/>
          <w:szCs w:val="21"/>
        </w:rPr>
        <w:t>included benefits from blood pressure-lowering as well as harms caused by hyperkaliemia among people with CKD stages G3-G5 </w:t>
      </w:r>
      <w:r w:rsidRPr="16F6AE46">
        <w:rPr>
          <w:rStyle w:val="eop"/>
          <w:rFonts w:asciiTheme="minorHAnsi" w:hAnsiTheme="minorHAnsi" w:cstheme="minorBidi"/>
          <w:sz w:val="21"/>
          <w:szCs w:val="21"/>
        </w:rPr>
        <w:t>​</w:t>
      </w:r>
    </w:p>
    <w:p w:rsidR="00EA2B88" w:rsidP="16F6AE46" w:rsidRDefault="00EA2B88" w14:paraId="351677CD" w14:textId="77777777">
      <w:pPr>
        <w:pStyle w:val="paragraph"/>
        <w:spacing w:before="0" w:beforeAutospacing="0" w:after="0" w:afterAutospacing="0"/>
        <w:textAlignment w:val="baseline"/>
        <w:rPr>
          <w:rStyle w:val="eop"/>
          <w:rFonts w:asciiTheme="minorHAnsi" w:hAnsiTheme="minorHAnsi" w:cstheme="minorBidi"/>
          <w:sz w:val="21"/>
          <w:szCs w:val="21"/>
        </w:rPr>
      </w:pPr>
      <w:r w:rsidRPr="16F6AE46">
        <w:rPr>
          <w:rStyle w:val="normaltextrun"/>
          <w:rFonts w:asciiTheme="minorHAnsi" w:hAnsiTheme="minorHAnsi" w:cstheme="minorBidi"/>
          <w:b/>
          <w:bCs/>
          <w:color w:val="000000"/>
          <w:position w:val="7"/>
          <w:sz w:val="21"/>
          <w:szCs w:val="21"/>
        </w:rPr>
        <w:t>c</w:t>
      </w:r>
      <w:r w:rsidRPr="16F6AE46">
        <w:rPr>
          <w:rStyle w:val="normaltextrun"/>
          <w:rFonts w:asciiTheme="minorHAnsi" w:hAnsiTheme="minorHAnsi" w:cstheme="minorBidi"/>
          <w:color w:val="000000"/>
          <w:position w:val="7"/>
          <w:sz w:val="21"/>
          <w:szCs w:val="21"/>
        </w:rPr>
        <w:t> </w:t>
      </w:r>
      <w:r w:rsidRPr="16F6AE46">
        <w:rPr>
          <w:rStyle w:val="normaltextrun"/>
          <w:rFonts w:asciiTheme="minorHAnsi" w:hAnsiTheme="minorHAnsi" w:cstheme="minorBidi"/>
          <w:color w:val="000000"/>
          <w:position w:val="1"/>
          <w:sz w:val="21"/>
          <w:szCs w:val="21"/>
        </w:rPr>
        <w:t>modelled only the potential benefits on the assumption that clinical decision-making would prevent use of potassium-enriched salt amongst people with CKD stages G3-5; assumed arbitrarily that 20% of people under each scenario would not be recommended to use potassium-enriched salt due to concerns about hyperkaliemia </w:t>
      </w:r>
      <w:r w:rsidRPr="16F6AE46">
        <w:rPr>
          <w:rStyle w:val="eop"/>
          <w:rFonts w:asciiTheme="minorHAnsi" w:hAnsiTheme="minorHAnsi" w:cstheme="minorBidi"/>
          <w:sz w:val="21"/>
          <w:szCs w:val="21"/>
        </w:rPr>
        <w:t>​</w:t>
      </w:r>
    </w:p>
    <w:p w:rsidR="00401B28" w:rsidP="16F6AE46" w:rsidRDefault="00401B28" w14:paraId="77FEB419" w14:textId="77777777">
      <w:pPr>
        <w:pStyle w:val="paragraph"/>
        <w:spacing w:before="0" w:beforeAutospacing="0" w:after="0" w:afterAutospacing="0"/>
        <w:textAlignment w:val="baseline"/>
        <w:rPr>
          <w:rStyle w:val="eop"/>
          <w:rFonts w:asciiTheme="minorHAnsi" w:hAnsiTheme="minorHAnsi" w:cstheme="minorBidi"/>
          <w:sz w:val="21"/>
          <w:szCs w:val="21"/>
        </w:rPr>
      </w:pPr>
    </w:p>
    <w:p w:rsidRPr="00AE026F" w:rsidR="00AE026F" w:rsidP="16F6AE46" w:rsidRDefault="00401B28" w14:paraId="5FE4ACB4" w14:textId="45DB958B">
      <w:pPr>
        <w:pStyle w:val="paragraph"/>
        <w:spacing w:before="0" w:beforeAutospacing="0" w:after="0" w:afterAutospacing="0"/>
        <w:textAlignment w:val="baseline"/>
        <w:rPr>
          <w:rStyle w:val="eop"/>
          <w:rFonts w:asciiTheme="minorHAnsi" w:hAnsiTheme="minorHAnsi" w:cstheme="minorHAnsi"/>
          <w:sz w:val="21"/>
          <w:szCs w:val="21"/>
        </w:rPr>
      </w:pPr>
      <w:r>
        <w:rPr>
          <w:rStyle w:val="eop"/>
          <w:rFonts w:asciiTheme="minorHAnsi" w:hAnsiTheme="minorHAnsi" w:cstheme="minorBidi"/>
          <w:sz w:val="21"/>
          <w:szCs w:val="21"/>
        </w:rPr>
        <w:t>We will foc</w:t>
      </w:r>
      <w:r w:rsidRPr="00AE026F">
        <w:rPr>
          <w:rStyle w:val="eop"/>
          <w:rFonts w:asciiTheme="minorHAnsi" w:hAnsiTheme="minorHAnsi" w:cstheme="minorHAnsi"/>
          <w:sz w:val="21"/>
          <w:szCs w:val="21"/>
        </w:rPr>
        <w:t>us on the scenarios that impact discretionary salt (sce</w:t>
      </w:r>
      <w:r w:rsidRPr="00AE026F" w:rsidR="008C78F6">
        <w:rPr>
          <w:rStyle w:val="eop"/>
          <w:rFonts w:asciiTheme="minorHAnsi" w:hAnsiTheme="minorHAnsi" w:cstheme="minorHAnsi"/>
          <w:sz w:val="21"/>
          <w:szCs w:val="21"/>
        </w:rPr>
        <w:t xml:space="preserve">narios 2, 4, &amp;5). </w:t>
      </w:r>
    </w:p>
    <w:p w:rsidRPr="00AE026F" w:rsidR="008C78F6" w:rsidP="00B13624" w:rsidRDefault="008C78F6" w14:paraId="08C02D55" w14:textId="5CDD3A83">
      <w:pPr>
        <w:pStyle w:val="paragraph"/>
        <w:spacing w:before="0" w:beforeAutospacing="0" w:after="0" w:afterAutospacing="0"/>
        <w:textAlignment w:val="baseline"/>
        <w:rPr>
          <w:rStyle w:val="eop"/>
          <w:rFonts w:asciiTheme="minorHAnsi" w:hAnsiTheme="minorHAnsi" w:cstheme="minorHAnsi"/>
          <w:sz w:val="21"/>
          <w:szCs w:val="21"/>
        </w:rPr>
      </w:pPr>
    </w:p>
    <w:tbl>
      <w:tblPr>
        <w:tblW w:w="8434" w:type="dxa"/>
        <w:tblCellMar>
          <w:top w:w="15" w:type="dxa"/>
          <w:bottom w:w="15" w:type="dxa"/>
        </w:tblCellMar>
        <w:tblLook w:val="04A0" w:firstRow="1" w:lastRow="0" w:firstColumn="1" w:lastColumn="0" w:noHBand="0" w:noVBand="1"/>
      </w:tblPr>
      <w:tblGrid>
        <w:gridCol w:w="2725"/>
        <w:gridCol w:w="1903"/>
        <w:gridCol w:w="1903"/>
        <w:gridCol w:w="1903"/>
      </w:tblGrid>
      <w:tr w:rsidRPr="00AE026F" w:rsidR="00AE026F" w14:paraId="039DCBFE" w14:textId="77777777">
        <w:trPr>
          <w:trHeight w:val="390"/>
        </w:trPr>
        <w:tc>
          <w:tcPr>
            <w:tcW w:w="8434" w:type="dxa"/>
            <w:gridSpan w:val="4"/>
            <w:tcBorders>
              <w:top w:val="nil"/>
              <w:left w:val="nil"/>
              <w:bottom w:val="single" w:color="auto" w:sz="8" w:space="0"/>
              <w:right w:val="nil"/>
            </w:tcBorders>
            <w:noWrap/>
            <w:vAlign w:val="bottom"/>
          </w:tcPr>
          <w:p w:rsidRPr="00AE026F" w:rsidR="00AE026F" w:rsidP="00AE026F" w:rsidRDefault="00AE026F" w14:paraId="296E32C1" w14:textId="70E62296">
            <w:pPr>
              <w:pStyle w:val="NoSpacing"/>
              <w:rPr>
                <w:rFonts w:cstheme="minorHAnsi"/>
                <w:b/>
                <w:bCs/>
                <w:sz w:val="21"/>
                <w:szCs w:val="21"/>
              </w:rPr>
            </w:pPr>
            <w:r w:rsidRPr="00AE026F">
              <w:rPr>
                <w:rFonts w:cstheme="minorHAnsi"/>
                <w:b/>
                <w:bCs/>
                <w:sz w:val="21"/>
                <w:szCs w:val="21"/>
              </w:rPr>
              <w:t>Deaths averted by scenario in various countries</w:t>
            </w:r>
          </w:p>
        </w:tc>
      </w:tr>
      <w:tr w:rsidRPr="00AE026F" w:rsidR="00AE026F" w:rsidTr="00AE026F" w14:paraId="10C68D41" w14:textId="77777777">
        <w:trPr>
          <w:trHeight w:val="390"/>
        </w:trPr>
        <w:tc>
          <w:tcPr>
            <w:tcW w:w="2725" w:type="dxa"/>
            <w:tcBorders>
              <w:top w:val="nil"/>
              <w:left w:val="nil"/>
              <w:bottom w:val="single" w:color="auto" w:sz="8" w:space="0"/>
              <w:right w:val="nil"/>
            </w:tcBorders>
            <w:noWrap/>
            <w:vAlign w:val="bottom"/>
            <w:hideMark/>
          </w:tcPr>
          <w:p w:rsidRPr="00AE026F" w:rsidR="00AE026F" w:rsidP="00AE026F" w:rsidRDefault="00AE026F" w14:paraId="2158ADCE" w14:textId="77777777">
            <w:pPr>
              <w:pStyle w:val="NoSpacing"/>
              <w:rPr>
                <w:rFonts w:cstheme="minorHAnsi"/>
                <w:b/>
                <w:bCs/>
                <w:sz w:val="21"/>
                <w:szCs w:val="21"/>
              </w:rPr>
            </w:pPr>
            <w:r w:rsidRPr="00AE026F">
              <w:rPr>
                <w:rFonts w:cstheme="minorHAnsi"/>
                <w:b/>
                <w:bCs/>
                <w:sz w:val="21"/>
                <w:szCs w:val="21"/>
              </w:rPr>
              <w:t>Country</w:t>
            </w:r>
          </w:p>
        </w:tc>
        <w:tc>
          <w:tcPr>
            <w:tcW w:w="1903" w:type="dxa"/>
            <w:tcBorders>
              <w:top w:val="nil"/>
              <w:left w:val="nil"/>
              <w:bottom w:val="single" w:color="auto" w:sz="8" w:space="0"/>
              <w:right w:val="nil"/>
            </w:tcBorders>
            <w:noWrap/>
            <w:vAlign w:val="bottom"/>
            <w:hideMark/>
          </w:tcPr>
          <w:p w:rsidRPr="00AE026F" w:rsidR="00AE026F" w:rsidP="00AE026F" w:rsidRDefault="00AE026F" w14:paraId="2E6705E7" w14:textId="77777777">
            <w:pPr>
              <w:pStyle w:val="NoSpacing"/>
              <w:rPr>
                <w:rFonts w:cstheme="minorHAnsi"/>
                <w:b/>
                <w:bCs/>
                <w:sz w:val="21"/>
                <w:szCs w:val="21"/>
              </w:rPr>
            </w:pPr>
            <w:commentRangeStart w:id="33"/>
            <w:r w:rsidRPr="00AE026F">
              <w:rPr>
                <w:rFonts w:cstheme="minorHAnsi"/>
                <w:b/>
                <w:bCs/>
                <w:sz w:val="21"/>
                <w:szCs w:val="21"/>
              </w:rPr>
              <w:t>Scenario 2</w:t>
            </w:r>
            <w:commentRangeEnd w:id="33"/>
            <w:r w:rsidRPr="00AE026F" w:rsidR="002D17E8">
              <w:rPr>
                <w:rStyle w:val="CommentReference"/>
                <w:rFonts w:cstheme="minorHAnsi"/>
                <w:b/>
                <w:bCs/>
                <w:sz w:val="21"/>
                <w:szCs w:val="21"/>
              </w:rPr>
              <w:commentReference w:id="33"/>
            </w:r>
          </w:p>
        </w:tc>
        <w:tc>
          <w:tcPr>
            <w:tcW w:w="1903" w:type="dxa"/>
            <w:tcBorders>
              <w:top w:val="nil"/>
              <w:left w:val="nil"/>
              <w:bottom w:val="single" w:color="auto" w:sz="8" w:space="0"/>
              <w:right w:val="nil"/>
            </w:tcBorders>
            <w:noWrap/>
            <w:vAlign w:val="bottom"/>
            <w:hideMark/>
          </w:tcPr>
          <w:p w:rsidRPr="00AE026F" w:rsidR="00AE026F" w:rsidP="00AE026F" w:rsidRDefault="00AE026F" w14:paraId="3F16529D" w14:textId="77777777">
            <w:pPr>
              <w:pStyle w:val="NoSpacing"/>
              <w:rPr>
                <w:rFonts w:cstheme="minorHAnsi"/>
                <w:b/>
                <w:bCs/>
                <w:sz w:val="21"/>
                <w:szCs w:val="21"/>
              </w:rPr>
            </w:pPr>
            <w:r w:rsidRPr="00AE026F">
              <w:rPr>
                <w:rFonts w:cstheme="minorHAnsi"/>
                <w:b/>
                <w:bCs/>
                <w:sz w:val="21"/>
                <w:szCs w:val="21"/>
              </w:rPr>
              <w:t>Scenario 4</w:t>
            </w:r>
          </w:p>
        </w:tc>
        <w:tc>
          <w:tcPr>
            <w:tcW w:w="1903" w:type="dxa"/>
            <w:tcBorders>
              <w:top w:val="nil"/>
              <w:left w:val="nil"/>
              <w:bottom w:val="single" w:color="auto" w:sz="8" w:space="0"/>
              <w:right w:val="nil"/>
            </w:tcBorders>
            <w:noWrap/>
            <w:vAlign w:val="bottom"/>
            <w:hideMark/>
          </w:tcPr>
          <w:p w:rsidRPr="00AE026F" w:rsidR="00AE026F" w:rsidP="00AE026F" w:rsidRDefault="00AE026F" w14:paraId="566C38A9" w14:textId="77777777">
            <w:pPr>
              <w:pStyle w:val="NoSpacing"/>
              <w:rPr>
                <w:rFonts w:cstheme="minorHAnsi"/>
                <w:b/>
                <w:bCs/>
                <w:sz w:val="21"/>
                <w:szCs w:val="21"/>
              </w:rPr>
            </w:pPr>
            <w:r w:rsidRPr="00AE026F">
              <w:rPr>
                <w:rFonts w:cstheme="minorHAnsi"/>
                <w:b/>
                <w:bCs/>
                <w:sz w:val="21"/>
                <w:szCs w:val="21"/>
              </w:rPr>
              <w:t>Scenario 5</w:t>
            </w:r>
          </w:p>
        </w:tc>
      </w:tr>
      <w:tr w:rsidRPr="00AE026F" w:rsidR="00AE026F" w:rsidTr="00AE026F" w14:paraId="16E3E61A" w14:textId="77777777">
        <w:trPr>
          <w:trHeight w:val="375"/>
        </w:trPr>
        <w:tc>
          <w:tcPr>
            <w:tcW w:w="2725" w:type="dxa"/>
            <w:tcBorders>
              <w:top w:val="nil"/>
              <w:left w:val="nil"/>
              <w:bottom w:val="single" w:color="auto" w:sz="4" w:space="0"/>
              <w:right w:val="nil"/>
            </w:tcBorders>
            <w:noWrap/>
            <w:vAlign w:val="bottom"/>
            <w:hideMark/>
          </w:tcPr>
          <w:p w:rsidRPr="00AE026F" w:rsidR="00AE026F" w:rsidP="00AE026F" w:rsidRDefault="00AE026F" w14:paraId="2C25B2A2" w14:textId="77777777">
            <w:pPr>
              <w:pStyle w:val="NoSpacing"/>
              <w:rPr>
                <w:rFonts w:cstheme="minorHAnsi"/>
                <w:sz w:val="21"/>
                <w:szCs w:val="21"/>
              </w:rPr>
            </w:pPr>
            <w:r w:rsidRPr="00AE026F">
              <w:rPr>
                <w:rFonts w:cstheme="minorHAnsi"/>
                <w:sz w:val="21"/>
                <w:szCs w:val="21"/>
              </w:rPr>
              <w:t>Global</w:t>
            </w:r>
          </w:p>
        </w:tc>
        <w:tc>
          <w:tcPr>
            <w:tcW w:w="1903" w:type="dxa"/>
            <w:tcBorders>
              <w:top w:val="nil"/>
              <w:left w:val="nil"/>
              <w:bottom w:val="single" w:color="auto" w:sz="4" w:space="0"/>
              <w:right w:val="nil"/>
            </w:tcBorders>
            <w:noWrap/>
            <w:vAlign w:val="bottom"/>
            <w:hideMark/>
          </w:tcPr>
          <w:p w:rsidRPr="00AE026F" w:rsidR="00AE026F" w:rsidP="00AE026F" w:rsidRDefault="00AE026F" w14:paraId="437E3B78" w14:textId="77777777">
            <w:pPr>
              <w:pStyle w:val="NoSpacing"/>
              <w:rPr>
                <w:rFonts w:cstheme="minorHAnsi"/>
                <w:sz w:val="21"/>
                <w:szCs w:val="21"/>
              </w:rPr>
            </w:pPr>
            <w:r w:rsidRPr="00AE026F">
              <w:rPr>
                <w:rFonts w:cstheme="minorHAnsi"/>
                <w:sz w:val="21"/>
                <w:szCs w:val="21"/>
              </w:rPr>
              <w:t>1,860,000.00</w:t>
            </w:r>
          </w:p>
        </w:tc>
        <w:tc>
          <w:tcPr>
            <w:tcW w:w="1903" w:type="dxa"/>
            <w:tcBorders>
              <w:top w:val="nil"/>
              <w:left w:val="nil"/>
              <w:bottom w:val="single" w:color="auto" w:sz="4" w:space="0"/>
              <w:right w:val="nil"/>
            </w:tcBorders>
            <w:noWrap/>
            <w:vAlign w:val="bottom"/>
            <w:hideMark/>
          </w:tcPr>
          <w:p w:rsidRPr="00AE026F" w:rsidR="00AE026F" w:rsidP="00AE026F" w:rsidRDefault="00AE026F" w14:paraId="3C83548B" w14:textId="77777777">
            <w:pPr>
              <w:pStyle w:val="NoSpacing"/>
              <w:rPr>
                <w:rFonts w:cstheme="minorHAnsi"/>
                <w:sz w:val="21"/>
                <w:szCs w:val="21"/>
              </w:rPr>
            </w:pPr>
            <w:r w:rsidRPr="00AE026F">
              <w:rPr>
                <w:rFonts w:cstheme="minorHAnsi"/>
                <w:sz w:val="21"/>
                <w:szCs w:val="21"/>
              </w:rPr>
              <w:t>600,000.00</w:t>
            </w:r>
          </w:p>
        </w:tc>
        <w:tc>
          <w:tcPr>
            <w:tcW w:w="1903" w:type="dxa"/>
            <w:tcBorders>
              <w:top w:val="nil"/>
              <w:left w:val="nil"/>
              <w:bottom w:val="single" w:color="auto" w:sz="4" w:space="0"/>
              <w:right w:val="nil"/>
            </w:tcBorders>
            <w:noWrap/>
            <w:vAlign w:val="bottom"/>
            <w:hideMark/>
          </w:tcPr>
          <w:p w:rsidRPr="00AE026F" w:rsidR="00AE026F" w:rsidP="00AE026F" w:rsidRDefault="00AE026F" w14:paraId="154F1BA3" w14:textId="77777777">
            <w:pPr>
              <w:pStyle w:val="NoSpacing"/>
              <w:rPr>
                <w:rFonts w:cstheme="minorHAnsi"/>
                <w:sz w:val="21"/>
                <w:szCs w:val="21"/>
              </w:rPr>
            </w:pPr>
            <w:r w:rsidRPr="00AE026F">
              <w:rPr>
                <w:rFonts w:cstheme="minorHAnsi"/>
                <w:sz w:val="21"/>
                <w:szCs w:val="21"/>
              </w:rPr>
              <w:t>470,000.00</w:t>
            </w:r>
          </w:p>
        </w:tc>
      </w:tr>
      <w:tr w:rsidRPr="00AE026F" w:rsidR="00AE026F" w:rsidTr="00AE026F" w14:paraId="3B43FFC5"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3FFF3B87" w14:textId="77777777">
            <w:pPr>
              <w:pStyle w:val="NoSpacing"/>
              <w:rPr>
                <w:rFonts w:cstheme="minorHAnsi"/>
                <w:sz w:val="21"/>
                <w:szCs w:val="21"/>
              </w:rPr>
            </w:pPr>
            <w:r w:rsidRPr="00AE026F">
              <w:rPr>
                <w:rFonts w:cstheme="minorHAnsi"/>
                <w:sz w:val="21"/>
                <w:szCs w:val="21"/>
              </w:rPr>
              <w:t>China</w:t>
            </w:r>
          </w:p>
        </w:tc>
        <w:tc>
          <w:tcPr>
            <w:tcW w:w="1903" w:type="dxa"/>
            <w:tcBorders>
              <w:top w:val="nil"/>
              <w:left w:val="nil"/>
              <w:bottom w:val="nil"/>
              <w:right w:val="nil"/>
            </w:tcBorders>
            <w:noWrap/>
            <w:vAlign w:val="bottom"/>
            <w:hideMark/>
          </w:tcPr>
          <w:p w:rsidRPr="00AE026F" w:rsidR="00AE026F" w:rsidP="00AE026F" w:rsidRDefault="00AE026F" w14:paraId="109E181B" w14:textId="77777777">
            <w:pPr>
              <w:pStyle w:val="NoSpacing"/>
              <w:rPr>
                <w:rFonts w:cstheme="minorHAnsi"/>
                <w:sz w:val="21"/>
                <w:szCs w:val="21"/>
              </w:rPr>
            </w:pPr>
            <w:r w:rsidRPr="00AE026F">
              <w:rPr>
                <w:rFonts w:cstheme="minorHAnsi"/>
                <w:sz w:val="21"/>
                <w:szCs w:val="21"/>
              </w:rPr>
              <w:t>689,246.00</w:t>
            </w:r>
          </w:p>
        </w:tc>
        <w:tc>
          <w:tcPr>
            <w:tcW w:w="1903" w:type="dxa"/>
            <w:tcBorders>
              <w:top w:val="nil"/>
              <w:left w:val="nil"/>
              <w:bottom w:val="nil"/>
              <w:right w:val="nil"/>
            </w:tcBorders>
            <w:noWrap/>
            <w:vAlign w:val="bottom"/>
            <w:hideMark/>
          </w:tcPr>
          <w:p w:rsidRPr="00AE026F" w:rsidR="00AE026F" w:rsidP="00AE026F" w:rsidRDefault="00AE026F" w14:paraId="1A9363D9" w14:textId="77777777">
            <w:pPr>
              <w:pStyle w:val="NoSpacing"/>
              <w:rPr>
                <w:rFonts w:cstheme="minorHAnsi"/>
                <w:sz w:val="21"/>
                <w:szCs w:val="21"/>
              </w:rPr>
            </w:pPr>
            <w:r w:rsidRPr="00AE026F">
              <w:rPr>
                <w:rFonts w:cstheme="minorHAnsi"/>
                <w:sz w:val="21"/>
                <w:szCs w:val="21"/>
              </w:rPr>
              <w:t>205,936.00</w:t>
            </w:r>
          </w:p>
        </w:tc>
        <w:tc>
          <w:tcPr>
            <w:tcW w:w="1903" w:type="dxa"/>
            <w:tcBorders>
              <w:top w:val="nil"/>
              <w:left w:val="nil"/>
              <w:bottom w:val="nil"/>
              <w:right w:val="nil"/>
            </w:tcBorders>
            <w:noWrap/>
            <w:vAlign w:val="bottom"/>
            <w:hideMark/>
          </w:tcPr>
          <w:p w:rsidRPr="00AE026F" w:rsidR="00AE026F" w:rsidP="00AE026F" w:rsidRDefault="00AE026F" w14:paraId="236A2CC3" w14:textId="77777777">
            <w:pPr>
              <w:pStyle w:val="NoSpacing"/>
              <w:rPr>
                <w:rFonts w:cstheme="minorHAnsi"/>
                <w:sz w:val="21"/>
                <w:szCs w:val="21"/>
              </w:rPr>
            </w:pPr>
            <w:r w:rsidRPr="00AE026F">
              <w:rPr>
                <w:rFonts w:cstheme="minorHAnsi"/>
                <w:sz w:val="21"/>
                <w:szCs w:val="21"/>
              </w:rPr>
              <w:t>169,409.00</w:t>
            </w:r>
          </w:p>
        </w:tc>
      </w:tr>
      <w:tr w:rsidRPr="00AE026F" w:rsidR="00AE026F" w:rsidTr="00AE026F" w14:paraId="12DDA7FC"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3AB7F49F" w14:textId="77777777">
            <w:pPr>
              <w:pStyle w:val="NoSpacing"/>
              <w:rPr>
                <w:rFonts w:cstheme="minorHAnsi"/>
                <w:sz w:val="21"/>
                <w:szCs w:val="21"/>
              </w:rPr>
            </w:pPr>
            <w:r w:rsidRPr="00AE026F">
              <w:rPr>
                <w:rFonts w:cstheme="minorHAnsi"/>
                <w:sz w:val="21"/>
                <w:szCs w:val="21"/>
              </w:rPr>
              <w:t>India</w:t>
            </w:r>
          </w:p>
        </w:tc>
        <w:tc>
          <w:tcPr>
            <w:tcW w:w="1903" w:type="dxa"/>
            <w:tcBorders>
              <w:top w:val="nil"/>
              <w:left w:val="nil"/>
              <w:bottom w:val="nil"/>
              <w:right w:val="nil"/>
            </w:tcBorders>
            <w:noWrap/>
            <w:vAlign w:val="bottom"/>
            <w:hideMark/>
          </w:tcPr>
          <w:p w:rsidRPr="00AE026F" w:rsidR="00AE026F" w:rsidP="00AE026F" w:rsidRDefault="00AE026F" w14:paraId="5B111CA6" w14:textId="77777777">
            <w:pPr>
              <w:pStyle w:val="NoSpacing"/>
              <w:rPr>
                <w:rFonts w:cstheme="minorHAnsi"/>
                <w:sz w:val="21"/>
                <w:szCs w:val="21"/>
              </w:rPr>
            </w:pPr>
            <w:r w:rsidRPr="00AE026F">
              <w:rPr>
                <w:rFonts w:cstheme="minorHAnsi"/>
                <w:sz w:val="21"/>
                <w:szCs w:val="21"/>
              </w:rPr>
              <w:t>277,196.00</w:t>
            </w:r>
          </w:p>
        </w:tc>
        <w:tc>
          <w:tcPr>
            <w:tcW w:w="1903" w:type="dxa"/>
            <w:tcBorders>
              <w:top w:val="nil"/>
              <w:left w:val="nil"/>
              <w:bottom w:val="nil"/>
              <w:right w:val="nil"/>
            </w:tcBorders>
            <w:noWrap/>
            <w:vAlign w:val="bottom"/>
            <w:hideMark/>
          </w:tcPr>
          <w:p w:rsidRPr="00AE026F" w:rsidR="00AE026F" w:rsidP="00AE026F" w:rsidRDefault="00AE026F" w14:paraId="16EB51B6" w14:textId="77777777">
            <w:pPr>
              <w:pStyle w:val="NoSpacing"/>
              <w:rPr>
                <w:rFonts w:cstheme="minorHAnsi"/>
                <w:sz w:val="21"/>
                <w:szCs w:val="21"/>
              </w:rPr>
            </w:pPr>
            <w:r w:rsidRPr="00AE026F">
              <w:rPr>
                <w:rFonts w:cstheme="minorHAnsi"/>
                <w:sz w:val="21"/>
                <w:szCs w:val="21"/>
              </w:rPr>
              <w:t>54,096.00</w:t>
            </w:r>
          </w:p>
        </w:tc>
        <w:tc>
          <w:tcPr>
            <w:tcW w:w="1903" w:type="dxa"/>
            <w:tcBorders>
              <w:top w:val="nil"/>
              <w:left w:val="nil"/>
              <w:bottom w:val="nil"/>
              <w:right w:val="nil"/>
            </w:tcBorders>
            <w:noWrap/>
            <w:vAlign w:val="bottom"/>
            <w:hideMark/>
          </w:tcPr>
          <w:p w:rsidRPr="00AE026F" w:rsidR="00AE026F" w:rsidP="00AE026F" w:rsidRDefault="00AE026F" w14:paraId="5CAA7880" w14:textId="77777777">
            <w:pPr>
              <w:pStyle w:val="NoSpacing"/>
              <w:rPr>
                <w:rFonts w:cstheme="minorHAnsi"/>
                <w:sz w:val="21"/>
                <w:szCs w:val="21"/>
              </w:rPr>
            </w:pPr>
            <w:r w:rsidRPr="00AE026F">
              <w:rPr>
                <w:rFonts w:cstheme="minorHAnsi"/>
                <w:sz w:val="21"/>
                <w:szCs w:val="21"/>
              </w:rPr>
              <w:t>46,445.00</w:t>
            </w:r>
          </w:p>
        </w:tc>
      </w:tr>
      <w:tr w:rsidRPr="00AE026F" w:rsidR="00AE026F" w:rsidTr="00AE026F" w14:paraId="4D5813B3"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5C822E16" w14:textId="77777777">
            <w:pPr>
              <w:pStyle w:val="NoSpacing"/>
              <w:rPr>
                <w:rFonts w:cstheme="minorHAnsi"/>
                <w:sz w:val="21"/>
                <w:szCs w:val="21"/>
              </w:rPr>
            </w:pPr>
            <w:r w:rsidRPr="00AE026F">
              <w:rPr>
                <w:rFonts w:cstheme="minorHAnsi"/>
                <w:sz w:val="21"/>
                <w:szCs w:val="21"/>
              </w:rPr>
              <w:t>Nigeria</w:t>
            </w:r>
          </w:p>
        </w:tc>
        <w:tc>
          <w:tcPr>
            <w:tcW w:w="1903" w:type="dxa"/>
            <w:tcBorders>
              <w:top w:val="nil"/>
              <w:left w:val="nil"/>
              <w:bottom w:val="nil"/>
              <w:right w:val="nil"/>
            </w:tcBorders>
            <w:noWrap/>
            <w:vAlign w:val="bottom"/>
            <w:hideMark/>
          </w:tcPr>
          <w:p w:rsidRPr="00AE026F" w:rsidR="00AE026F" w:rsidP="00AE026F" w:rsidRDefault="00AE026F" w14:paraId="65E249FB" w14:textId="77777777">
            <w:pPr>
              <w:pStyle w:val="NoSpacing"/>
              <w:rPr>
                <w:rFonts w:cstheme="minorHAnsi"/>
                <w:sz w:val="21"/>
                <w:szCs w:val="21"/>
              </w:rPr>
            </w:pPr>
            <w:r w:rsidRPr="00AE026F">
              <w:rPr>
                <w:rFonts w:cstheme="minorHAnsi"/>
                <w:sz w:val="21"/>
                <w:szCs w:val="21"/>
              </w:rPr>
              <w:t>13,214.00</w:t>
            </w:r>
          </w:p>
        </w:tc>
        <w:tc>
          <w:tcPr>
            <w:tcW w:w="1903" w:type="dxa"/>
            <w:tcBorders>
              <w:top w:val="nil"/>
              <w:left w:val="nil"/>
              <w:bottom w:val="nil"/>
              <w:right w:val="nil"/>
            </w:tcBorders>
            <w:noWrap/>
            <w:vAlign w:val="bottom"/>
            <w:hideMark/>
          </w:tcPr>
          <w:p w:rsidRPr="00AE026F" w:rsidR="00AE026F" w:rsidP="00AE026F" w:rsidRDefault="00AE026F" w14:paraId="0129F202" w14:textId="77777777">
            <w:pPr>
              <w:pStyle w:val="NoSpacing"/>
              <w:rPr>
                <w:rFonts w:cstheme="minorHAnsi"/>
                <w:sz w:val="21"/>
                <w:szCs w:val="21"/>
              </w:rPr>
            </w:pPr>
            <w:r w:rsidRPr="00AE026F">
              <w:rPr>
                <w:rFonts w:cstheme="minorHAnsi"/>
                <w:sz w:val="21"/>
                <w:szCs w:val="21"/>
              </w:rPr>
              <w:t>3,257.00</w:t>
            </w:r>
          </w:p>
        </w:tc>
        <w:tc>
          <w:tcPr>
            <w:tcW w:w="1903" w:type="dxa"/>
            <w:tcBorders>
              <w:top w:val="nil"/>
              <w:left w:val="nil"/>
              <w:bottom w:val="nil"/>
              <w:right w:val="nil"/>
            </w:tcBorders>
            <w:noWrap/>
            <w:vAlign w:val="bottom"/>
            <w:hideMark/>
          </w:tcPr>
          <w:p w:rsidRPr="00AE026F" w:rsidR="00AE026F" w:rsidP="00AE026F" w:rsidRDefault="00AE026F" w14:paraId="4135F07F" w14:textId="77777777">
            <w:pPr>
              <w:pStyle w:val="NoSpacing"/>
              <w:rPr>
                <w:rFonts w:cstheme="minorHAnsi"/>
                <w:sz w:val="21"/>
                <w:szCs w:val="21"/>
              </w:rPr>
            </w:pPr>
            <w:r w:rsidRPr="00AE026F">
              <w:rPr>
                <w:rFonts w:cstheme="minorHAnsi"/>
                <w:sz w:val="21"/>
                <w:szCs w:val="21"/>
              </w:rPr>
              <w:t>2,047.00</w:t>
            </w:r>
          </w:p>
        </w:tc>
      </w:tr>
      <w:tr w:rsidRPr="00AE026F" w:rsidR="00AE026F" w:rsidTr="00AE026F" w14:paraId="34852DC7"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46F89DFB" w14:textId="77777777">
            <w:pPr>
              <w:pStyle w:val="NoSpacing"/>
              <w:rPr>
                <w:rFonts w:cstheme="minorHAnsi"/>
                <w:sz w:val="21"/>
                <w:szCs w:val="21"/>
              </w:rPr>
            </w:pPr>
            <w:r w:rsidRPr="00AE026F">
              <w:rPr>
                <w:rFonts w:cstheme="minorHAnsi"/>
                <w:sz w:val="21"/>
                <w:szCs w:val="21"/>
              </w:rPr>
              <w:t>Ethiopia</w:t>
            </w:r>
          </w:p>
        </w:tc>
        <w:tc>
          <w:tcPr>
            <w:tcW w:w="1903" w:type="dxa"/>
            <w:tcBorders>
              <w:top w:val="nil"/>
              <w:left w:val="nil"/>
              <w:bottom w:val="nil"/>
              <w:right w:val="nil"/>
            </w:tcBorders>
            <w:noWrap/>
            <w:vAlign w:val="bottom"/>
            <w:hideMark/>
          </w:tcPr>
          <w:p w:rsidRPr="00AE026F" w:rsidR="00AE026F" w:rsidP="00AE026F" w:rsidRDefault="00AE026F" w14:paraId="63EF636B" w14:textId="77777777">
            <w:pPr>
              <w:pStyle w:val="NoSpacing"/>
              <w:rPr>
                <w:rFonts w:cstheme="minorHAnsi"/>
                <w:sz w:val="21"/>
                <w:szCs w:val="21"/>
              </w:rPr>
            </w:pPr>
            <w:r w:rsidRPr="00AE026F">
              <w:rPr>
                <w:rFonts w:cstheme="minorHAnsi"/>
                <w:sz w:val="21"/>
                <w:szCs w:val="21"/>
              </w:rPr>
              <w:t>8,232.00</w:t>
            </w:r>
          </w:p>
        </w:tc>
        <w:tc>
          <w:tcPr>
            <w:tcW w:w="1903" w:type="dxa"/>
            <w:tcBorders>
              <w:top w:val="nil"/>
              <w:left w:val="nil"/>
              <w:bottom w:val="nil"/>
              <w:right w:val="nil"/>
            </w:tcBorders>
            <w:noWrap/>
            <w:vAlign w:val="bottom"/>
            <w:hideMark/>
          </w:tcPr>
          <w:p w:rsidRPr="00AE026F" w:rsidR="00AE026F" w:rsidP="00AE026F" w:rsidRDefault="00AE026F" w14:paraId="4E54EBC1" w14:textId="77777777">
            <w:pPr>
              <w:pStyle w:val="NoSpacing"/>
              <w:rPr>
                <w:rFonts w:cstheme="minorHAnsi"/>
                <w:sz w:val="21"/>
                <w:szCs w:val="21"/>
              </w:rPr>
            </w:pPr>
            <w:r w:rsidRPr="00AE026F">
              <w:rPr>
                <w:rFonts w:cstheme="minorHAnsi"/>
                <w:sz w:val="21"/>
                <w:szCs w:val="21"/>
              </w:rPr>
              <w:t>1,406.00</w:t>
            </w:r>
          </w:p>
        </w:tc>
        <w:tc>
          <w:tcPr>
            <w:tcW w:w="1903" w:type="dxa"/>
            <w:tcBorders>
              <w:top w:val="nil"/>
              <w:left w:val="nil"/>
              <w:bottom w:val="nil"/>
              <w:right w:val="nil"/>
            </w:tcBorders>
            <w:noWrap/>
            <w:vAlign w:val="bottom"/>
            <w:hideMark/>
          </w:tcPr>
          <w:p w:rsidRPr="00AE026F" w:rsidR="00AE026F" w:rsidP="00AE026F" w:rsidRDefault="00AE026F" w14:paraId="2AE529E6" w14:textId="77777777">
            <w:pPr>
              <w:pStyle w:val="NoSpacing"/>
              <w:rPr>
                <w:rFonts w:cstheme="minorHAnsi"/>
                <w:sz w:val="21"/>
                <w:szCs w:val="21"/>
              </w:rPr>
            </w:pPr>
            <w:r w:rsidRPr="00AE026F">
              <w:rPr>
                <w:rFonts w:cstheme="minorHAnsi"/>
                <w:sz w:val="21"/>
                <w:szCs w:val="21"/>
              </w:rPr>
              <w:t>811.00</w:t>
            </w:r>
          </w:p>
        </w:tc>
      </w:tr>
      <w:tr w:rsidRPr="00AE026F" w:rsidR="00AE026F" w:rsidTr="00AE026F" w14:paraId="6F6870BC"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743A013C" w14:textId="77777777">
            <w:pPr>
              <w:pStyle w:val="NoSpacing"/>
              <w:rPr>
                <w:rFonts w:cstheme="minorHAnsi"/>
                <w:sz w:val="21"/>
                <w:szCs w:val="21"/>
              </w:rPr>
            </w:pPr>
            <w:r w:rsidRPr="00AE026F">
              <w:rPr>
                <w:rFonts w:cstheme="minorHAnsi"/>
                <w:sz w:val="21"/>
                <w:szCs w:val="21"/>
              </w:rPr>
              <w:t>Bangladesh</w:t>
            </w:r>
          </w:p>
        </w:tc>
        <w:tc>
          <w:tcPr>
            <w:tcW w:w="1903" w:type="dxa"/>
            <w:tcBorders>
              <w:top w:val="nil"/>
              <w:left w:val="nil"/>
              <w:bottom w:val="nil"/>
              <w:right w:val="nil"/>
            </w:tcBorders>
            <w:noWrap/>
            <w:vAlign w:val="bottom"/>
            <w:hideMark/>
          </w:tcPr>
          <w:p w:rsidRPr="00AE026F" w:rsidR="00AE026F" w:rsidP="00AE026F" w:rsidRDefault="00AE026F" w14:paraId="053D2C42" w14:textId="77777777">
            <w:pPr>
              <w:pStyle w:val="NoSpacing"/>
              <w:rPr>
                <w:rFonts w:cstheme="minorHAnsi"/>
                <w:sz w:val="21"/>
                <w:szCs w:val="21"/>
              </w:rPr>
            </w:pPr>
            <w:r w:rsidRPr="00AE026F">
              <w:rPr>
                <w:rFonts w:cstheme="minorHAnsi"/>
                <w:sz w:val="21"/>
                <w:szCs w:val="21"/>
              </w:rPr>
              <w:t>36,044.00</w:t>
            </w:r>
          </w:p>
        </w:tc>
        <w:tc>
          <w:tcPr>
            <w:tcW w:w="1903" w:type="dxa"/>
            <w:tcBorders>
              <w:top w:val="nil"/>
              <w:left w:val="nil"/>
              <w:bottom w:val="nil"/>
              <w:right w:val="nil"/>
            </w:tcBorders>
            <w:noWrap/>
            <w:vAlign w:val="bottom"/>
            <w:hideMark/>
          </w:tcPr>
          <w:p w:rsidRPr="00AE026F" w:rsidR="00AE026F" w:rsidP="00AE026F" w:rsidRDefault="00AE026F" w14:paraId="685A4E23" w14:textId="77777777">
            <w:pPr>
              <w:pStyle w:val="NoSpacing"/>
              <w:rPr>
                <w:rFonts w:cstheme="minorHAnsi"/>
                <w:sz w:val="21"/>
                <w:szCs w:val="21"/>
              </w:rPr>
            </w:pPr>
            <w:r w:rsidRPr="00AE026F">
              <w:rPr>
                <w:rFonts w:cstheme="minorHAnsi"/>
                <w:sz w:val="21"/>
                <w:szCs w:val="21"/>
              </w:rPr>
              <w:t>7,510.00</w:t>
            </w:r>
          </w:p>
        </w:tc>
        <w:tc>
          <w:tcPr>
            <w:tcW w:w="1903" w:type="dxa"/>
            <w:tcBorders>
              <w:top w:val="nil"/>
              <w:left w:val="nil"/>
              <w:bottom w:val="nil"/>
              <w:right w:val="nil"/>
            </w:tcBorders>
            <w:noWrap/>
            <w:vAlign w:val="bottom"/>
            <w:hideMark/>
          </w:tcPr>
          <w:p w:rsidRPr="00AE026F" w:rsidR="00AE026F" w:rsidP="00AE026F" w:rsidRDefault="00AE026F" w14:paraId="6B74803C" w14:textId="77777777">
            <w:pPr>
              <w:pStyle w:val="NoSpacing"/>
              <w:rPr>
                <w:rFonts w:cstheme="minorHAnsi"/>
                <w:sz w:val="21"/>
                <w:szCs w:val="21"/>
              </w:rPr>
            </w:pPr>
            <w:r w:rsidRPr="00AE026F">
              <w:rPr>
                <w:rFonts w:cstheme="minorHAnsi"/>
                <w:sz w:val="21"/>
                <w:szCs w:val="21"/>
              </w:rPr>
              <w:t>5,931.00</w:t>
            </w:r>
          </w:p>
        </w:tc>
      </w:tr>
      <w:tr w:rsidRPr="00AE026F" w:rsidR="00AE026F" w:rsidTr="00AE026F" w14:paraId="1EF436ED"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14B9CE91" w14:textId="77777777">
            <w:pPr>
              <w:pStyle w:val="NoSpacing"/>
              <w:rPr>
                <w:rFonts w:cstheme="minorHAnsi"/>
                <w:sz w:val="21"/>
                <w:szCs w:val="21"/>
              </w:rPr>
            </w:pPr>
            <w:r w:rsidRPr="00AE026F">
              <w:rPr>
                <w:rFonts w:cstheme="minorHAnsi"/>
                <w:sz w:val="21"/>
                <w:szCs w:val="21"/>
              </w:rPr>
              <w:t>Malaysia</w:t>
            </w:r>
          </w:p>
        </w:tc>
        <w:tc>
          <w:tcPr>
            <w:tcW w:w="1903" w:type="dxa"/>
            <w:tcBorders>
              <w:top w:val="nil"/>
              <w:left w:val="nil"/>
              <w:bottom w:val="nil"/>
              <w:right w:val="nil"/>
            </w:tcBorders>
            <w:noWrap/>
            <w:vAlign w:val="bottom"/>
            <w:hideMark/>
          </w:tcPr>
          <w:p w:rsidRPr="00AE026F" w:rsidR="00AE026F" w:rsidP="00AE026F" w:rsidRDefault="00AE026F" w14:paraId="37E71D95" w14:textId="77777777">
            <w:pPr>
              <w:pStyle w:val="NoSpacing"/>
              <w:rPr>
                <w:rFonts w:cstheme="minorHAnsi"/>
                <w:sz w:val="21"/>
                <w:szCs w:val="21"/>
              </w:rPr>
            </w:pPr>
            <w:r w:rsidRPr="00AE026F">
              <w:rPr>
                <w:rFonts w:cstheme="minorHAnsi"/>
                <w:sz w:val="21"/>
                <w:szCs w:val="21"/>
              </w:rPr>
              <w:t>8,798.00</w:t>
            </w:r>
          </w:p>
        </w:tc>
        <w:tc>
          <w:tcPr>
            <w:tcW w:w="1903" w:type="dxa"/>
            <w:tcBorders>
              <w:top w:val="nil"/>
              <w:left w:val="nil"/>
              <w:bottom w:val="nil"/>
              <w:right w:val="nil"/>
            </w:tcBorders>
            <w:noWrap/>
            <w:vAlign w:val="bottom"/>
            <w:hideMark/>
          </w:tcPr>
          <w:p w:rsidRPr="00AE026F" w:rsidR="00AE026F" w:rsidP="00AE026F" w:rsidRDefault="00AE026F" w14:paraId="5638A8C4" w14:textId="77777777">
            <w:pPr>
              <w:pStyle w:val="NoSpacing"/>
              <w:rPr>
                <w:rFonts w:cstheme="minorHAnsi"/>
                <w:sz w:val="21"/>
                <w:szCs w:val="21"/>
              </w:rPr>
            </w:pPr>
            <w:r w:rsidRPr="00AE026F">
              <w:rPr>
                <w:rFonts w:cstheme="minorHAnsi"/>
                <w:sz w:val="21"/>
                <w:szCs w:val="21"/>
              </w:rPr>
              <w:t>3,200.00</w:t>
            </w:r>
          </w:p>
        </w:tc>
        <w:tc>
          <w:tcPr>
            <w:tcW w:w="1903" w:type="dxa"/>
            <w:tcBorders>
              <w:top w:val="nil"/>
              <w:left w:val="nil"/>
              <w:bottom w:val="nil"/>
              <w:right w:val="nil"/>
            </w:tcBorders>
            <w:noWrap/>
            <w:vAlign w:val="bottom"/>
            <w:hideMark/>
          </w:tcPr>
          <w:p w:rsidRPr="00AE026F" w:rsidR="00AE026F" w:rsidP="00AE026F" w:rsidRDefault="00AE026F" w14:paraId="56AF5246" w14:textId="77777777">
            <w:pPr>
              <w:pStyle w:val="NoSpacing"/>
              <w:rPr>
                <w:rFonts w:cstheme="minorHAnsi"/>
                <w:sz w:val="21"/>
                <w:szCs w:val="21"/>
              </w:rPr>
            </w:pPr>
            <w:r w:rsidRPr="00AE026F">
              <w:rPr>
                <w:rFonts w:cstheme="minorHAnsi"/>
                <w:sz w:val="21"/>
                <w:szCs w:val="21"/>
              </w:rPr>
              <w:t>2,930.00</w:t>
            </w:r>
          </w:p>
        </w:tc>
      </w:tr>
      <w:tr w:rsidRPr="00AE026F" w:rsidR="00AE026F" w:rsidTr="00AE026F" w14:paraId="79C40294"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4E825464" w14:textId="77777777">
            <w:pPr>
              <w:pStyle w:val="NoSpacing"/>
              <w:rPr>
                <w:rFonts w:cstheme="minorHAnsi"/>
                <w:sz w:val="21"/>
                <w:szCs w:val="21"/>
              </w:rPr>
            </w:pPr>
            <w:r w:rsidRPr="00AE026F">
              <w:rPr>
                <w:rFonts w:cstheme="minorHAnsi"/>
                <w:sz w:val="21"/>
                <w:szCs w:val="21"/>
              </w:rPr>
              <w:t>Vietnam</w:t>
            </w:r>
          </w:p>
        </w:tc>
        <w:tc>
          <w:tcPr>
            <w:tcW w:w="1903" w:type="dxa"/>
            <w:tcBorders>
              <w:top w:val="nil"/>
              <w:left w:val="nil"/>
              <w:bottom w:val="nil"/>
              <w:right w:val="nil"/>
            </w:tcBorders>
            <w:noWrap/>
            <w:vAlign w:val="bottom"/>
            <w:hideMark/>
          </w:tcPr>
          <w:p w:rsidRPr="00AE026F" w:rsidR="00AE026F" w:rsidP="00AE026F" w:rsidRDefault="00AE026F" w14:paraId="1F48E9EA" w14:textId="77777777">
            <w:pPr>
              <w:pStyle w:val="NoSpacing"/>
              <w:rPr>
                <w:rFonts w:cstheme="minorHAnsi"/>
                <w:sz w:val="21"/>
                <w:szCs w:val="21"/>
              </w:rPr>
            </w:pPr>
            <w:r w:rsidRPr="00AE026F">
              <w:rPr>
                <w:rFonts w:cstheme="minorHAnsi"/>
                <w:sz w:val="21"/>
                <w:szCs w:val="21"/>
              </w:rPr>
              <w:t>36,831.00</w:t>
            </w:r>
          </w:p>
        </w:tc>
        <w:tc>
          <w:tcPr>
            <w:tcW w:w="1903" w:type="dxa"/>
            <w:tcBorders>
              <w:top w:val="nil"/>
              <w:left w:val="nil"/>
              <w:bottom w:val="nil"/>
              <w:right w:val="nil"/>
            </w:tcBorders>
            <w:noWrap/>
            <w:vAlign w:val="bottom"/>
            <w:hideMark/>
          </w:tcPr>
          <w:p w:rsidRPr="00AE026F" w:rsidR="00AE026F" w:rsidP="00AE026F" w:rsidRDefault="00AE026F" w14:paraId="50E92848" w14:textId="77777777">
            <w:pPr>
              <w:pStyle w:val="NoSpacing"/>
              <w:rPr>
                <w:rFonts w:cstheme="minorHAnsi"/>
                <w:sz w:val="21"/>
                <w:szCs w:val="21"/>
              </w:rPr>
            </w:pPr>
            <w:r w:rsidRPr="00AE026F">
              <w:rPr>
                <w:rFonts w:cstheme="minorHAnsi"/>
                <w:sz w:val="21"/>
                <w:szCs w:val="21"/>
              </w:rPr>
              <w:t>10,672.00</w:t>
            </w:r>
          </w:p>
        </w:tc>
        <w:tc>
          <w:tcPr>
            <w:tcW w:w="1903" w:type="dxa"/>
            <w:tcBorders>
              <w:top w:val="nil"/>
              <w:left w:val="nil"/>
              <w:bottom w:val="nil"/>
              <w:right w:val="nil"/>
            </w:tcBorders>
            <w:noWrap/>
            <w:vAlign w:val="bottom"/>
            <w:hideMark/>
          </w:tcPr>
          <w:p w:rsidRPr="00AE026F" w:rsidR="00AE026F" w:rsidP="00AE026F" w:rsidRDefault="00AE026F" w14:paraId="1BBB4147" w14:textId="77777777">
            <w:pPr>
              <w:pStyle w:val="NoSpacing"/>
              <w:rPr>
                <w:rFonts w:cstheme="minorHAnsi"/>
                <w:sz w:val="21"/>
                <w:szCs w:val="21"/>
              </w:rPr>
            </w:pPr>
            <w:r w:rsidRPr="00AE026F">
              <w:rPr>
                <w:rFonts w:cstheme="minorHAnsi"/>
                <w:sz w:val="21"/>
                <w:szCs w:val="21"/>
              </w:rPr>
              <w:t>7,530.00</w:t>
            </w:r>
          </w:p>
        </w:tc>
      </w:tr>
      <w:tr w:rsidRPr="00AE026F" w:rsidR="00AE026F" w:rsidTr="00AE026F" w14:paraId="51E9F0DB"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6FA3D409" w14:textId="77777777">
            <w:pPr>
              <w:pStyle w:val="NoSpacing"/>
              <w:rPr>
                <w:rFonts w:cstheme="minorHAnsi"/>
                <w:sz w:val="21"/>
                <w:szCs w:val="21"/>
              </w:rPr>
            </w:pPr>
            <w:r w:rsidRPr="00AE026F">
              <w:rPr>
                <w:rFonts w:cstheme="minorHAnsi"/>
                <w:sz w:val="21"/>
                <w:szCs w:val="21"/>
              </w:rPr>
              <w:t>Thailand</w:t>
            </w:r>
          </w:p>
        </w:tc>
        <w:tc>
          <w:tcPr>
            <w:tcW w:w="1903" w:type="dxa"/>
            <w:tcBorders>
              <w:top w:val="nil"/>
              <w:left w:val="nil"/>
              <w:bottom w:val="nil"/>
              <w:right w:val="nil"/>
            </w:tcBorders>
            <w:noWrap/>
            <w:vAlign w:val="bottom"/>
            <w:hideMark/>
          </w:tcPr>
          <w:p w:rsidRPr="00AE026F" w:rsidR="00AE026F" w:rsidP="00AE026F" w:rsidRDefault="00AE026F" w14:paraId="54A89F9F" w14:textId="77777777">
            <w:pPr>
              <w:pStyle w:val="NoSpacing"/>
              <w:rPr>
                <w:rFonts w:cstheme="minorHAnsi"/>
                <w:sz w:val="21"/>
                <w:szCs w:val="21"/>
              </w:rPr>
            </w:pPr>
            <w:r w:rsidRPr="00AE026F">
              <w:rPr>
                <w:rFonts w:cstheme="minorHAnsi"/>
                <w:sz w:val="21"/>
                <w:szCs w:val="21"/>
              </w:rPr>
              <w:t>17,714.00</w:t>
            </w:r>
          </w:p>
        </w:tc>
        <w:tc>
          <w:tcPr>
            <w:tcW w:w="1903" w:type="dxa"/>
            <w:tcBorders>
              <w:top w:val="nil"/>
              <w:left w:val="nil"/>
              <w:bottom w:val="nil"/>
              <w:right w:val="nil"/>
            </w:tcBorders>
            <w:noWrap/>
            <w:vAlign w:val="bottom"/>
            <w:hideMark/>
          </w:tcPr>
          <w:p w:rsidRPr="00AE026F" w:rsidR="00AE026F" w:rsidP="00AE026F" w:rsidRDefault="00AE026F" w14:paraId="00EF49FB" w14:textId="77777777">
            <w:pPr>
              <w:pStyle w:val="NoSpacing"/>
              <w:rPr>
                <w:rFonts w:cstheme="minorHAnsi"/>
                <w:sz w:val="21"/>
                <w:szCs w:val="21"/>
              </w:rPr>
            </w:pPr>
            <w:r w:rsidRPr="00AE026F">
              <w:rPr>
                <w:rFonts w:cstheme="minorHAnsi"/>
                <w:sz w:val="21"/>
                <w:szCs w:val="21"/>
              </w:rPr>
              <w:t>5,710.00</w:t>
            </w:r>
          </w:p>
        </w:tc>
        <w:tc>
          <w:tcPr>
            <w:tcW w:w="1903" w:type="dxa"/>
            <w:tcBorders>
              <w:top w:val="nil"/>
              <w:left w:val="nil"/>
              <w:bottom w:val="nil"/>
              <w:right w:val="nil"/>
            </w:tcBorders>
            <w:noWrap/>
            <w:vAlign w:val="bottom"/>
            <w:hideMark/>
          </w:tcPr>
          <w:p w:rsidRPr="00AE026F" w:rsidR="00AE026F" w:rsidP="00AE026F" w:rsidRDefault="00AE026F" w14:paraId="76F5E1F2" w14:textId="77777777">
            <w:pPr>
              <w:pStyle w:val="NoSpacing"/>
              <w:rPr>
                <w:rFonts w:cstheme="minorHAnsi"/>
                <w:sz w:val="21"/>
                <w:szCs w:val="21"/>
              </w:rPr>
            </w:pPr>
            <w:r w:rsidRPr="00AE026F">
              <w:rPr>
                <w:rFonts w:cstheme="minorHAnsi"/>
                <w:sz w:val="21"/>
                <w:szCs w:val="21"/>
              </w:rPr>
              <w:t>5,086.00</w:t>
            </w:r>
          </w:p>
        </w:tc>
      </w:tr>
      <w:tr w:rsidRPr="00AE026F" w:rsidR="00AE026F" w:rsidTr="00AE026F" w14:paraId="0FAC8A58" w14:textId="77777777">
        <w:trPr>
          <w:trHeight w:val="375"/>
        </w:trPr>
        <w:tc>
          <w:tcPr>
            <w:tcW w:w="2725" w:type="dxa"/>
            <w:tcBorders>
              <w:top w:val="nil"/>
              <w:left w:val="nil"/>
              <w:bottom w:val="nil"/>
              <w:right w:val="nil"/>
            </w:tcBorders>
            <w:noWrap/>
            <w:vAlign w:val="bottom"/>
            <w:hideMark/>
          </w:tcPr>
          <w:p w:rsidRPr="00AE026F" w:rsidR="00AE026F" w:rsidP="00AE026F" w:rsidRDefault="00AE026F" w14:paraId="16C9F52D" w14:textId="77777777">
            <w:pPr>
              <w:pStyle w:val="NoSpacing"/>
              <w:rPr>
                <w:rFonts w:cstheme="minorHAnsi"/>
                <w:sz w:val="21"/>
                <w:szCs w:val="21"/>
              </w:rPr>
            </w:pPr>
            <w:r w:rsidRPr="00AE026F">
              <w:rPr>
                <w:rFonts w:cstheme="minorHAnsi"/>
                <w:sz w:val="21"/>
                <w:szCs w:val="21"/>
              </w:rPr>
              <w:t>Philippines</w:t>
            </w:r>
          </w:p>
        </w:tc>
        <w:tc>
          <w:tcPr>
            <w:tcW w:w="1903" w:type="dxa"/>
            <w:tcBorders>
              <w:top w:val="nil"/>
              <w:left w:val="nil"/>
              <w:bottom w:val="nil"/>
              <w:right w:val="nil"/>
            </w:tcBorders>
            <w:noWrap/>
            <w:vAlign w:val="bottom"/>
            <w:hideMark/>
          </w:tcPr>
          <w:p w:rsidRPr="00AE026F" w:rsidR="00AE026F" w:rsidP="00AE026F" w:rsidRDefault="00AE026F" w14:paraId="1F04685A" w14:textId="77777777">
            <w:pPr>
              <w:pStyle w:val="NoSpacing"/>
              <w:rPr>
                <w:rFonts w:cstheme="minorHAnsi"/>
                <w:sz w:val="21"/>
                <w:szCs w:val="21"/>
              </w:rPr>
            </w:pPr>
            <w:r w:rsidRPr="00AE026F">
              <w:rPr>
                <w:rFonts w:cstheme="minorHAnsi"/>
                <w:sz w:val="21"/>
                <w:szCs w:val="21"/>
              </w:rPr>
              <w:t>32,899.00</w:t>
            </w:r>
          </w:p>
        </w:tc>
        <w:tc>
          <w:tcPr>
            <w:tcW w:w="1903" w:type="dxa"/>
            <w:tcBorders>
              <w:top w:val="nil"/>
              <w:left w:val="nil"/>
              <w:bottom w:val="nil"/>
              <w:right w:val="nil"/>
            </w:tcBorders>
            <w:noWrap/>
            <w:vAlign w:val="bottom"/>
            <w:hideMark/>
          </w:tcPr>
          <w:p w:rsidRPr="00AE026F" w:rsidR="00AE026F" w:rsidP="00AE026F" w:rsidRDefault="00AE026F" w14:paraId="0A47DDE9" w14:textId="77777777">
            <w:pPr>
              <w:pStyle w:val="NoSpacing"/>
              <w:rPr>
                <w:rFonts w:cstheme="minorHAnsi"/>
                <w:sz w:val="21"/>
                <w:szCs w:val="21"/>
              </w:rPr>
            </w:pPr>
            <w:r w:rsidRPr="00AE026F">
              <w:rPr>
                <w:rFonts w:cstheme="minorHAnsi"/>
                <w:sz w:val="21"/>
                <w:szCs w:val="21"/>
              </w:rPr>
              <w:t>9,106.00</w:t>
            </w:r>
          </w:p>
        </w:tc>
        <w:tc>
          <w:tcPr>
            <w:tcW w:w="1903" w:type="dxa"/>
            <w:tcBorders>
              <w:top w:val="nil"/>
              <w:left w:val="nil"/>
              <w:bottom w:val="nil"/>
              <w:right w:val="nil"/>
            </w:tcBorders>
            <w:noWrap/>
            <w:vAlign w:val="bottom"/>
            <w:hideMark/>
          </w:tcPr>
          <w:p w:rsidRPr="00AE026F" w:rsidR="00AE026F" w:rsidP="00AE026F" w:rsidRDefault="00AE026F" w14:paraId="0218E241" w14:textId="77777777">
            <w:pPr>
              <w:pStyle w:val="NoSpacing"/>
              <w:rPr>
                <w:rFonts w:cstheme="minorHAnsi"/>
                <w:sz w:val="21"/>
                <w:szCs w:val="21"/>
              </w:rPr>
            </w:pPr>
            <w:r w:rsidRPr="00AE026F">
              <w:rPr>
                <w:rFonts w:cstheme="minorHAnsi"/>
                <w:sz w:val="21"/>
                <w:szCs w:val="21"/>
              </w:rPr>
              <w:t>6,533.00</w:t>
            </w:r>
          </w:p>
        </w:tc>
      </w:tr>
    </w:tbl>
    <w:p w:rsidR="00AE026F" w:rsidP="00B13624" w:rsidRDefault="00AE026F" w14:paraId="700271E2" w14:textId="77777777">
      <w:pPr>
        <w:pStyle w:val="paragraph"/>
        <w:spacing w:before="0" w:beforeAutospacing="0" w:after="0" w:afterAutospacing="0"/>
        <w:textAlignment w:val="baseline"/>
        <w:rPr>
          <w:rStyle w:val="eop"/>
          <w:rFonts w:asciiTheme="minorHAnsi" w:hAnsiTheme="minorHAnsi" w:cstheme="minorBidi"/>
          <w:sz w:val="21"/>
          <w:szCs w:val="21"/>
        </w:rPr>
      </w:pPr>
    </w:p>
    <w:p w:rsidR="00EA2B88" w:rsidP="00EA2B88" w:rsidRDefault="00EA2B88" w14:paraId="39FEC9B7" w14:textId="77777777"/>
    <w:p w:rsidR="00EA2B88" w:rsidP="00EA2B88" w:rsidRDefault="00EA2B88" w14:paraId="7E8D4DF0" w14:textId="77777777">
      <w:pPr>
        <w:rPr>
          <w:b/>
          <w:bCs/>
        </w:rPr>
      </w:pPr>
      <w:r w:rsidRPr="06AE6395">
        <w:rPr>
          <w:b/>
          <w:bCs/>
        </w:rPr>
        <w:t>D. FRONT OF PACK LABELLING</w:t>
      </w:r>
    </w:p>
    <w:p w:rsidRPr="00DD0024" w:rsidR="00EA2B88" w:rsidP="00EA2B88" w:rsidRDefault="00EA2B88" w14:paraId="0DF3F5F0" w14:textId="77777777">
      <w:r w:rsidRPr="00DD0024">
        <w:t>Policy: Chile FOPWL</w:t>
      </w:r>
    </w:p>
    <w:p w:rsidRPr="00DD0024" w:rsidR="00EA2B88" w:rsidP="00EA2B88" w:rsidRDefault="00EA2B88" w14:paraId="632EB481" w14:textId="77777777">
      <w:pPr>
        <w:pStyle w:val="ListParagraph"/>
        <w:numPr>
          <w:ilvl w:val="0"/>
          <w:numId w:val="30"/>
        </w:numPr>
      </w:pPr>
      <w:r w:rsidRPr="00DD0024">
        <w:rPr>
          <w:b/>
          <w:bCs/>
        </w:rPr>
        <w:t xml:space="preserve">Mandatory </w:t>
      </w:r>
      <w:r w:rsidRPr="00DD0024">
        <w:t>black octagonal warning labels for Na, sugar, sat fat, calories</w:t>
      </w:r>
    </w:p>
    <w:p w:rsidRPr="00DD0024" w:rsidR="00EA2B88" w:rsidP="00EA2B88" w:rsidRDefault="00EA2B88" w14:paraId="11CF9B2C" w14:textId="77777777">
      <w:pPr>
        <w:pStyle w:val="ListParagraph"/>
        <w:numPr>
          <w:ilvl w:val="0"/>
          <w:numId w:val="30"/>
        </w:numPr>
      </w:pPr>
      <w:r w:rsidRPr="00DD0024">
        <w:rPr>
          <w:b/>
          <w:bCs/>
        </w:rPr>
        <w:t>Restrictions on marketing to children</w:t>
      </w:r>
      <w:r w:rsidRPr="00DD0024">
        <w:t xml:space="preserve"> and school sales bans of products with warning labels — Nicole mentioned this is challenging, but from what I understand, this modeling is more for adults, so we can just not include marketing</w:t>
      </w:r>
    </w:p>
    <w:p w:rsidRPr="00DD0024" w:rsidR="00EA2B88" w:rsidP="00EA2B88" w:rsidRDefault="00EA2B88" w14:paraId="6480A672" w14:textId="77777777"/>
    <w:p w:rsidRPr="00DD0024" w:rsidR="00EA2B88" w:rsidP="00EA2B88" w:rsidRDefault="00EA2B88" w14:paraId="367E5DD9" w14:textId="77777777">
      <w:r w:rsidRPr="00DD0024">
        <w:t xml:space="preserve">Study: </w:t>
      </w:r>
      <w:hyperlink w:history="1" r:id="rId33">
        <w:r w:rsidRPr="00742A07">
          <w:rPr>
            <w:rStyle w:val="Hyperlink"/>
            <w:b/>
            <w:bCs/>
            <w:color w:val="4472C4" w:themeColor="accent1"/>
          </w:rPr>
          <w:t>Smith Taillie et al (2024) Decreases in purchases of energy, sodium, sugar, and saturated fat 3 years after implementation of the Chilean food labeling and marketing law: An interrupted time series analysis</w:t>
        </w:r>
      </w:hyperlink>
    </w:p>
    <w:p w:rsidRPr="00DD0024" w:rsidR="00EA2B88" w:rsidP="00EA2B88" w:rsidRDefault="00EA2B88" w14:paraId="28E32008" w14:textId="77777777">
      <w:pPr>
        <w:pStyle w:val="ListParagraph"/>
        <w:numPr>
          <w:ilvl w:val="0"/>
          <w:numId w:val="31"/>
        </w:numPr>
      </w:pPr>
      <w:r w:rsidRPr="00DD0024">
        <w:t>Population: 2,844 urban Chilean households (138,391 household-months) from 13 of 16 regions, tracked from July 2013 to June 2019</w:t>
      </w:r>
    </w:p>
    <w:p w:rsidRPr="00DD0024" w:rsidR="00EA2B88" w:rsidP="00EA2B88" w:rsidRDefault="00EA2B88" w14:paraId="2C509059" w14:textId="77777777">
      <w:pPr>
        <w:pStyle w:val="ListParagraph"/>
        <w:numPr>
          <w:ilvl w:val="0"/>
          <w:numId w:val="31"/>
        </w:numPr>
      </w:pPr>
      <w:r w:rsidRPr="00DD0024">
        <w:t xml:space="preserve">Estimates a 73.3 mg/capita/day reduction </w:t>
      </w:r>
      <w:r w:rsidRPr="00DD0024">
        <w:rPr>
          <w:rFonts w:ascii="Wingdings" w:hAnsi="Wingdings" w:eastAsia="Wingdings" w:cs="Wingdings"/>
        </w:rPr>
        <w:t>à</w:t>
      </w:r>
      <w:r w:rsidRPr="00DD0024">
        <w:t xml:space="preserve"> </w:t>
      </w:r>
      <w:r w:rsidRPr="00DD0024">
        <w:rPr>
          <w:b/>
          <w:bCs/>
        </w:rPr>
        <w:t>13.8% relative</w:t>
      </w:r>
      <w:r w:rsidRPr="00DD0024">
        <w:t xml:space="preserve"> reduction in sodium purchases mg/capita/day)</w:t>
      </w:r>
    </w:p>
    <w:p w:rsidRPr="00DD0024" w:rsidR="00EA2B88" w:rsidP="00EA2B88" w:rsidRDefault="00EA2B88" w14:paraId="29BE7E13" w14:textId="3A47E26C">
      <w:pPr>
        <w:pStyle w:val="ListParagraph"/>
        <w:numPr>
          <w:ilvl w:val="0"/>
          <w:numId w:val="31"/>
        </w:numPr>
      </w:pPr>
      <w:r>
        <w:t xml:space="preserve">Limitation: how to translate this into actual intake is unclear, but Nadia has done some work with previous </w:t>
      </w:r>
      <w:r w:rsidR="1FB82AB4">
        <w:t>C</w:t>
      </w:r>
      <w:r>
        <w:t xml:space="preserve">hile estimates to model impact in US and Canada—it appears they just used the </w:t>
      </w:r>
      <w:commentRangeStart w:id="34"/>
      <w:r>
        <w:t>estimate as if it were intake</w:t>
      </w:r>
      <w:commentRangeEnd w:id="34"/>
      <w:r w:rsidR="002D17E8">
        <w:rPr>
          <w:rStyle w:val="CommentReference"/>
          <w:sz w:val="24"/>
          <w:szCs w:val="24"/>
        </w:rPr>
        <w:commentReference w:id="34"/>
      </w:r>
      <w:r>
        <w:t>, but maybe worth asking her</w:t>
      </w:r>
    </w:p>
    <w:p w:rsidRPr="00DD0024" w:rsidR="00EA2B88" w:rsidP="00EA2B88" w:rsidRDefault="00EA2B88" w14:paraId="0BF76D48" w14:textId="77777777"/>
    <w:p w:rsidRPr="00DD0024" w:rsidR="00EA2B88" w:rsidP="00EA2B88" w:rsidRDefault="00EA2B88" w14:paraId="2E28167C" w14:textId="77777777">
      <w:r w:rsidRPr="00DD0024">
        <w:t>Other studies:</w:t>
      </w:r>
    </w:p>
    <w:p w:rsidRPr="00DD0024" w:rsidR="00EA2B88" w:rsidP="00EA2B88" w:rsidRDefault="00EA2B88" w14:paraId="52F356C8" w14:textId="77777777">
      <w:pPr>
        <w:pStyle w:val="ListParagraph"/>
        <w:numPr>
          <w:ilvl w:val="0"/>
          <w:numId w:val="32"/>
        </w:numPr>
      </w:pPr>
      <w:r w:rsidRPr="00DD0024">
        <w:t xml:space="preserve">Recently published </w:t>
      </w:r>
      <w:commentRangeStart w:id="35"/>
      <w:r w:rsidRPr="00DD0024">
        <w:t>Mexico study (2026</w:t>
      </w:r>
      <w:commentRangeEnd w:id="35"/>
      <w:r w:rsidRPr="00DD0024" w:rsidR="002D17E8">
        <w:rPr>
          <w:rStyle w:val="CommentReference"/>
          <w:sz w:val="24"/>
          <w:szCs w:val="24"/>
        </w:rPr>
        <w:commentReference w:id="35"/>
      </w:r>
      <w:r w:rsidRPr="00DD0024">
        <w:t xml:space="preserve">) found that overall sodium </w:t>
      </w:r>
      <w:r w:rsidRPr="00DD0024">
        <w:rPr>
          <w:b/>
          <w:bCs/>
        </w:rPr>
        <w:t xml:space="preserve">SALES </w:t>
      </w:r>
      <w:r w:rsidRPr="00DD0024">
        <w:t xml:space="preserve">from packaged foods and beverages declined by </w:t>
      </w:r>
      <w:r w:rsidRPr="00DD0024">
        <w:rPr>
          <w:b/>
          <w:bCs/>
        </w:rPr>
        <w:t>7%</w:t>
      </w:r>
      <w:r w:rsidRPr="00DD0024">
        <w:t xml:space="preserve"> (95% CI: –13%, –2%) after policy announcement–implementation. In absolute terms, this corresponds to a reduction of ~38 mg sodium per capita per day.</w:t>
      </w:r>
    </w:p>
    <w:p w:rsidR="00EA2B88" w:rsidP="00EA2B88" w:rsidRDefault="00EA2B88" w14:paraId="5C551849" w14:textId="77777777">
      <w:pPr>
        <w:rPr>
          <w:b/>
          <w:bCs/>
        </w:rPr>
      </w:pPr>
    </w:p>
    <w:p w:rsidR="00EA2B88" w:rsidP="00EA2B88" w:rsidRDefault="00EA2B88" w14:paraId="47919C5C" w14:textId="77777777">
      <w:pPr>
        <w:rPr>
          <w:b/>
          <w:bCs/>
        </w:rPr>
      </w:pPr>
    </w:p>
    <w:p w:rsidR="00EA2B88" w:rsidP="00EA2B88" w:rsidRDefault="00EA2B88" w14:paraId="38284838" w14:textId="77777777">
      <w:pPr>
        <w:rPr>
          <w:b/>
          <w:bCs/>
        </w:rPr>
      </w:pPr>
      <w:commentRangeStart w:id="36"/>
      <w:r w:rsidRPr="06AE6395">
        <w:rPr>
          <w:b/>
          <w:bCs/>
        </w:rPr>
        <w:t>E. SALT TARGETS</w:t>
      </w:r>
      <w:commentRangeEnd w:id="36"/>
      <w:r w:rsidR="002D17E8">
        <w:rPr>
          <w:rStyle w:val="CommentReference"/>
          <w:b/>
          <w:bCs/>
          <w:sz w:val="24"/>
          <w:szCs w:val="24"/>
        </w:rPr>
        <w:commentReference w:id="36"/>
      </w:r>
    </w:p>
    <w:p w:rsidRPr="00742A07" w:rsidR="00EA2B88" w:rsidP="00EA2B88" w:rsidRDefault="00EA2B88" w14:paraId="7C675B2A" w14:textId="77777777">
      <w:r w:rsidRPr="00742A07">
        <w:t>Policy: South African Salt Targets</w:t>
      </w:r>
    </w:p>
    <w:p w:rsidRPr="00742A07" w:rsidR="00EA2B88" w:rsidP="00EA2B88" w:rsidRDefault="00EA2B88" w14:paraId="24215DC2" w14:textId="77777777">
      <w:pPr>
        <w:pStyle w:val="NoSpacing"/>
        <w:numPr>
          <w:ilvl w:val="0"/>
          <w:numId w:val="24"/>
        </w:numPr>
      </w:pPr>
      <w:r w:rsidRPr="00742A07">
        <w:rPr>
          <w:b/>
          <w:bCs/>
        </w:rPr>
        <w:t>Mandatory</w:t>
      </w:r>
      <w:r w:rsidRPr="00742A07">
        <w:t xml:space="preserve"> national sodium reduction legislation introduced in 2013</w:t>
      </w:r>
    </w:p>
    <w:p w:rsidRPr="00742A07" w:rsidR="00EA2B88" w:rsidP="00EA2B88" w:rsidRDefault="00EA2B88" w14:paraId="2F16ACED" w14:textId="77777777">
      <w:pPr>
        <w:pStyle w:val="NoSpacing"/>
        <w:numPr>
          <w:ilvl w:val="0"/>
          <w:numId w:val="24"/>
        </w:numPr>
      </w:pPr>
      <w:r w:rsidRPr="00742A07">
        <w:t xml:space="preserve">set maximum sodium limits across </w:t>
      </w:r>
      <w:r w:rsidRPr="00742A07">
        <w:rPr>
          <w:b/>
          <w:bCs/>
        </w:rPr>
        <w:t>13 categories</w:t>
      </w:r>
      <w:r w:rsidRPr="00742A07">
        <w:t xml:space="preserve"> of processed foods</w:t>
      </w:r>
    </w:p>
    <w:p w:rsidRPr="00742A07" w:rsidR="00EA2B88" w:rsidP="00EA2B88" w:rsidRDefault="00EA2B88" w14:paraId="13F4C496" w14:textId="77777777">
      <w:pPr>
        <w:pStyle w:val="NoSpacing"/>
        <w:numPr>
          <w:ilvl w:val="0"/>
          <w:numId w:val="24"/>
        </w:numPr>
        <w:rPr>
          <w:b/>
          <w:bCs/>
        </w:rPr>
      </w:pPr>
      <w:r w:rsidRPr="00742A07">
        <w:t xml:space="preserve">targets implemented in </w:t>
      </w:r>
      <w:r w:rsidRPr="00742A07">
        <w:rPr>
          <w:b/>
          <w:bCs/>
        </w:rPr>
        <w:t>2016 and 2019</w:t>
      </w:r>
    </w:p>
    <w:p w:rsidRPr="00742A07" w:rsidR="00EA2B88" w:rsidP="00EA2B88" w:rsidRDefault="00EA2B88" w14:paraId="302662B8" w14:textId="77777777">
      <w:pPr>
        <w:pStyle w:val="NoSpacing"/>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1231"/>
        <w:gridCol w:w="1246"/>
      </w:tblGrid>
      <w:tr w:rsidRPr="00742A07" w:rsidR="00EA2B88" w:rsidTr="00585001" w14:paraId="1E5D7BDC" w14:textId="77777777">
        <w:trPr>
          <w:tblHeader/>
          <w:tblCellSpacing w:w="15" w:type="dxa"/>
        </w:trPr>
        <w:tc>
          <w:tcPr>
            <w:tcW w:w="0" w:type="auto"/>
            <w:vAlign w:val="center"/>
            <w:hideMark/>
          </w:tcPr>
          <w:p w:rsidRPr="00742A07" w:rsidR="00EA2B88" w:rsidP="00585001" w:rsidRDefault="00EA2B88" w14:paraId="4BA5F779" w14:textId="77777777">
            <w:pPr>
              <w:jc w:val="center"/>
              <w:rPr>
                <w:rFonts w:cstheme="minorHAnsi"/>
                <w:b/>
                <w:bCs/>
                <w:sz w:val="22"/>
                <w:szCs w:val="22"/>
              </w:rPr>
            </w:pPr>
            <w:r w:rsidRPr="00742A07">
              <w:rPr>
                <w:rFonts w:cstheme="minorHAnsi"/>
                <w:b/>
                <w:bCs/>
                <w:sz w:val="22"/>
                <w:szCs w:val="22"/>
              </w:rPr>
              <w:t>Food Category</w:t>
            </w:r>
          </w:p>
        </w:tc>
        <w:tc>
          <w:tcPr>
            <w:tcW w:w="0" w:type="auto"/>
            <w:vAlign w:val="center"/>
            <w:hideMark/>
          </w:tcPr>
          <w:p w:rsidRPr="00742A07" w:rsidR="00EA2B88" w:rsidP="00585001" w:rsidRDefault="00EA2B88" w14:paraId="3913B380" w14:textId="77777777">
            <w:pPr>
              <w:jc w:val="center"/>
              <w:rPr>
                <w:rFonts w:cstheme="minorHAnsi"/>
                <w:b/>
                <w:bCs/>
                <w:sz w:val="22"/>
                <w:szCs w:val="22"/>
              </w:rPr>
            </w:pPr>
            <w:r w:rsidRPr="00742A07">
              <w:rPr>
                <w:rFonts w:cstheme="minorHAnsi"/>
                <w:b/>
                <w:bCs/>
                <w:sz w:val="22"/>
                <w:szCs w:val="22"/>
              </w:rPr>
              <w:t>Phase 1 limit</w:t>
            </w:r>
            <w:r w:rsidRPr="00742A07">
              <w:rPr>
                <w:rFonts w:cstheme="minorHAnsi"/>
                <w:b/>
                <w:bCs/>
                <w:sz w:val="22"/>
                <w:szCs w:val="22"/>
              </w:rPr>
              <w:br/>
            </w:r>
            <w:r w:rsidRPr="00742A07">
              <w:rPr>
                <w:rFonts w:cstheme="minorHAnsi"/>
                <w:b/>
                <w:bCs/>
                <w:sz w:val="22"/>
                <w:szCs w:val="22"/>
              </w:rPr>
              <w:t>(June 2016)</w:t>
            </w:r>
          </w:p>
        </w:tc>
        <w:tc>
          <w:tcPr>
            <w:tcW w:w="0" w:type="auto"/>
            <w:vAlign w:val="center"/>
            <w:hideMark/>
          </w:tcPr>
          <w:p w:rsidRPr="00742A07" w:rsidR="00EA2B88" w:rsidP="00585001" w:rsidRDefault="00EA2B88" w14:paraId="43DA0779" w14:textId="77777777">
            <w:pPr>
              <w:jc w:val="center"/>
              <w:rPr>
                <w:rFonts w:cstheme="minorHAnsi"/>
                <w:b/>
                <w:bCs/>
                <w:sz w:val="22"/>
                <w:szCs w:val="22"/>
              </w:rPr>
            </w:pPr>
            <w:r w:rsidRPr="00742A07">
              <w:rPr>
                <w:rFonts w:cstheme="minorHAnsi"/>
                <w:b/>
                <w:bCs/>
                <w:sz w:val="22"/>
                <w:szCs w:val="22"/>
              </w:rPr>
              <w:t>Phase 2 limit</w:t>
            </w:r>
            <w:r w:rsidRPr="00742A07">
              <w:rPr>
                <w:rFonts w:cstheme="minorHAnsi"/>
                <w:b/>
                <w:bCs/>
                <w:sz w:val="22"/>
                <w:szCs w:val="22"/>
              </w:rPr>
              <w:br/>
            </w:r>
            <w:r w:rsidRPr="00742A07">
              <w:rPr>
                <w:rFonts w:cstheme="minorHAnsi"/>
                <w:b/>
                <w:bCs/>
                <w:sz w:val="22"/>
                <w:szCs w:val="22"/>
              </w:rPr>
              <w:t>(June 2019)</w:t>
            </w:r>
          </w:p>
        </w:tc>
      </w:tr>
      <w:tr w:rsidRPr="00742A07" w:rsidR="00EA2B88" w:rsidTr="00585001" w14:paraId="23B09B60" w14:textId="77777777">
        <w:trPr>
          <w:tblCellSpacing w:w="15" w:type="dxa"/>
        </w:trPr>
        <w:tc>
          <w:tcPr>
            <w:tcW w:w="0" w:type="auto"/>
            <w:vAlign w:val="center"/>
            <w:hideMark/>
          </w:tcPr>
          <w:p w:rsidRPr="00742A07" w:rsidR="00EA2B88" w:rsidP="00585001" w:rsidRDefault="00EA2B88" w14:paraId="036564AB" w14:textId="77777777">
            <w:pPr>
              <w:rPr>
                <w:rFonts w:cstheme="minorHAnsi"/>
                <w:sz w:val="22"/>
                <w:szCs w:val="22"/>
              </w:rPr>
            </w:pPr>
            <w:r w:rsidRPr="00742A07">
              <w:rPr>
                <w:rFonts w:cstheme="minorHAnsi"/>
                <w:sz w:val="22"/>
                <w:szCs w:val="22"/>
              </w:rPr>
              <w:t>Bread (all types)</w:t>
            </w:r>
          </w:p>
        </w:tc>
        <w:tc>
          <w:tcPr>
            <w:tcW w:w="0" w:type="auto"/>
            <w:vAlign w:val="center"/>
            <w:hideMark/>
          </w:tcPr>
          <w:p w:rsidRPr="00742A07" w:rsidR="00EA2B88" w:rsidP="00585001" w:rsidRDefault="00EA2B88" w14:paraId="63D39B02" w14:textId="77777777">
            <w:pPr>
              <w:rPr>
                <w:rFonts w:cstheme="minorHAnsi"/>
                <w:sz w:val="22"/>
                <w:szCs w:val="22"/>
              </w:rPr>
            </w:pPr>
            <w:r w:rsidRPr="00742A07">
              <w:rPr>
                <w:rFonts w:cstheme="minorHAnsi"/>
                <w:sz w:val="22"/>
                <w:szCs w:val="22"/>
              </w:rPr>
              <w:t>400 mg Na</w:t>
            </w:r>
          </w:p>
        </w:tc>
        <w:tc>
          <w:tcPr>
            <w:tcW w:w="0" w:type="auto"/>
            <w:vAlign w:val="center"/>
            <w:hideMark/>
          </w:tcPr>
          <w:p w:rsidRPr="00742A07" w:rsidR="00EA2B88" w:rsidP="00585001" w:rsidRDefault="00EA2B88" w14:paraId="47EE7FFB" w14:textId="77777777">
            <w:pPr>
              <w:rPr>
                <w:rFonts w:cstheme="minorHAnsi"/>
                <w:sz w:val="22"/>
                <w:szCs w:val="22"/>
              </w:rPr>
            </w:pPr>
            <w:r w:rsidRPr="00742A07">
              <w:rPr>
                <w:rFonts w:cstheme="minorHAnsi"/>
                <w:sz w:val="22"/>
                <w:szCs w:val="22"/>
              </w:rPr>
              <w:t>380 mg Na</w:t>
            </w:r>
          </w:p>
        </w:tc>
      </w:tr>
      <w:tr w:rsidRPr="00742A07" w:rsidR="00EA2B88" w:rsidTr="00585001" w14:paraId="1C899C3E" w14:textId="77777777">
        <w:trPr>
          <w:tblCellSpacing w:w="15" w:type="dxa"/>
        </w:trPr>
        <w:tc>
          <w:tcPr>
            <w:tcW w:w="0" w:type="auto"/>
            <w:vAlign w:val="center"/>
            <w:hideMark/>
          </w:tcPr>
          <w:p w:rsidRPr="00742A07" w:rsidR="00EA2B88" w:rsidP="00585001" w:rsidRDefault="00EA2B88" w14:paraId="49456786" w14:textId="77777777">
            <w:pPr>
              <w:rPr>
                <w:rFonts w:cstheme="minorHAnsi"/>
                <w:sz w:val="22"/>
                <w:szCs w:val="22"/>
              </w:rPr>
            </w:pPr>
            <w:r w:rsidRPr="00742A07">
              <w:rPr>
                <w:rFonts w:cstheme="minorHAnsi"/>
                <w:sz w:val="22"/>
                <w:szCs w:val="22"/>
              </w:rPr>
              <w:t>Breakfast cereals &amp; porridges</w:t>
            </w:r>
          </w:p>
        </w:tc>
        <w:tc>
          <w:tcPr>
            <w:tcW w:w="0" w:type="auto"/>
            <w:vAlign w:val="center"/>
            <w:hideMark/>
          </w:tcPr>
          <w:p w:rsidRPr="00742A07" w:rsidR="00EA2B88" w:rsidP="00585001" w:rsidRDefault="00EA2B88" w14:paraId="06A15B9F" w14:textId="77777777">
            <w:pPr>
              <w:rPr>
                <w:rFonts w:cstheme="minorHAnsi"/>
                <w:sz w:val="22"/>
                <w:szCs w:val="22"/>
              </w:rPr>
            </w:pPr>
            <w:r w:rsidRPr="00742A07">
              <w:rPr>
                <w:rFonts w:cstheme="minorHAnsi"/>
                <w:sz w:val="22"/>
                <w:szCs w:val="22"/>
              </w:rPr>
              <w:t>500 mg</w:t>
            </w:r>
          </w:p>
        </w:tc>
        <w:tc>
          <w:tcPr>
            <w:tcW w:w="0" w:type="auto"/>
            <w:vAlign w:val="center"/>
            <w:hideMark/>
          </w:tcPr>
          <w:p w:rsidRPr="00742A07" w:rsidR="00EA2B88" w:rsidP="00585001" w:rsidRDefault="00EA2B88" w14:paraId="7744915D" w14:textId="77777777">
            <w:pPr>
              <w:rPr>
                <w:rFonts w:cstheme="minorHAnsi"/>
                <w:sz w:val="22"/>
                <w:szCs w:val="22"/>
              </w:rPr>
            </w:pPr>
            <w:r w:rsidRPr="00742A07">
              <w:rPr>
                <w:rFonts w:cstheme="minorHAnsi"/>
                <w:sz w:val="22"/>
                <w:szCs w:val="22"/>
              </w:rPr>
              <w:t>400 mg</w:t>
            </w:r>
          </w:p>
        </w:tc>
      </w:tr>
      <w:tr w:rsidRPr="00742A07" w:rsidR="00EA2B88" w:rsidTr="00585001" w14:paraId="61FB2AC2" w14:textId="77777777">
        <w:trPr>
          <w:tblCellSpacing w:w="15" w:type="dxa"/>
        </w:trPr>
        <w:tc>
          <w:tcPr>
            <w:tcW w:w="0" w:type="auto"/>
            <w:vAlign w:val="center"/>
            <w:hideMark/>
          </w:tcPr>
          <w:p w:rsidRPr="00742A07" w:rsidR="00EA2B88" w:rsidP="00585001" w:rsidRDefault="00EA2B88" w14:paraId="663BA8F3" w14:textId="77777777">
            <w:pPr>
              <w:rPr>
                <w:rFonts w:cstheme="minorHAnsi"/>
                <w:sz w:val="22"/>
                <w:szCs w:val="22"/>
              </w:rPr>
            </w:pPr>
            <w:r w:rsidRPr="00742A07">
              <w:rPr>
                <w:rFonts w:cstheme="minorHAnsi"/>
                <w:sz w:val="22"/>
                <w:szCs w:val="22"/>
              </w:rPr>
              <w:t>Butter and margarine spreads</w:t>
            </w:r>
          </w:p>
        </w:tc>
        <w:tc>
          <w:tcPr>
            <w:tcW w:w="0" w:type="auto"/>
            <w:vAlign w:val="center"/>
            <w:hideMark/>
          </w:tcPr>
          <w:p w:rsidRPr="00742A07" w:rsidR="00EA2B88" w:rsidP="00585001" w:rsidRDefault="00EA2B88" w14:paraId="19CD557C" w14:textId="77777777">
            <w:pPr>
              <w:rPr>
                <w:rFonts w:cstheme="minorHAnsi"/>
                <w:sz w:val="22"/>
                <w:szCs w:val="22"/>
              </w:rPr>
            </w:pPr>
            <w:r w:rsidRPr="00742A07">
              <w:rPr>
                <w:rFonts w:cstheme="minorHAnsi"/>
                <w:sz w:val="22"/>
                <w:szCs w:val="22"/>
              </w:rPr>
              <w:t>550 mg</w:t>
            </w:r>
          </w:p>
        </w:tc>
        <w:tc>
          <w:tcPr>
            <w:tcW w:w="0" w:type="auto"/>
            <w:vAlign w:val="center"/>
            <w:hideMark/>
          </w:tcPr>
          <w:p w:rsidRPr="00742A07" w:rsidR="00EA2B88" w:rsidP="00585001" w:rsidRDefault="00EA2B88" w14:paraId="75553C67" w14:textId="77777777">
            <w:pPr>
              <w:rPr>
                <w:rFonts w:cstheme="minorHAnsi"/>
                <w:sz w:val="22"/>
                <w:szCs w:val="22"/>
              </w:rPr>
            </w:pPr>
            <w:r w:rsidRPr="00742A07">
              <w:rPr>
                <w:rFonts w:cstheme="minorHAnsi"/>
                <w:sz w:val="22"/>
                <w:szCs w:val="22"/>
              </w:rPr>
              <w:t>450 mg</w:t>
            </w:r>
          </w:p>
        </w:tc>
      </w:tr>
      <w:tr w:rsidRPr="00742A07" w:rsidR="00EA2B88" w:rsidTr="00585001" w14:paraId="0B6FAA7C" w14:textId="77777777">
        <w:trPr>
          <w:tblCellSpacing w:w="15" w:type="dxa"/>
        </w:trPr>
        <w:tc>
          <w:tcPr>
            <w:tcW w:w="0" w:type="auto"/>
            <w:vAlign w:val="center"/>
            <w:hideMark/>
          </w:tcPr>
          <w:p w:rsidRPr="00742A07" w:rsidR="00EA2B88" w:rsidP="00585001" w:rsidRDefault="00EA2B88" w14:paraId="7BA45187" w14:textId="77777777">
            <w:pPr>
              <w:rPr>
                <w:rFonts w:cstheme="minorHAnsi"/>
                <w:sz w:val="22"/>
                <w:szCs w:val="22"/>
              </w:rPr>
            </w:pPr>
            <w:r w:rsidRPr="00742A07">
              <w:rPr>
                <w:rFonts w:cstheme="minorHAnsi"/>
                <w:sz w:val="22"/>
                <w:szCs w:val="22"/>
              </w:rPr>
              <w:t>Savoury snacks (excl. salt-&amp;-vinegar)</w:t>
            </w:r>
          </w:p>
        </w:tc>
        <w:tc>
          <w:tcPr>
            <w:tcW w:w="0" w:type="auto"/>
            <w:vAlign w:val="center"/>
            <w:hideMark/>
          </w:tcPr>
          <w:p w:rsidRPr="00742A07" w:rsidR="00EA2B88" w:rsidP="00585001" w:rsidRDefault="00EA2B88" w14:paraId="69D8AE50" w14:textId="77777777">
            <w:pPr>
              <w:rPr>
                <w:rFonts w:cstheme="minorHAnsi"/>
                <w:sz w:val="22"/>
                <w:szCs w:val="22"/>
              </w:rPr>
            </w:pPr>
            <w:r w:rsidRPr="00742A07">
              <w:rPr>
                <w:rFonts w:cstheme="minorHAnsi"/>
                <w:sz w:val="22"/>
                <w:szCs w:val="22"/>
              </w:rPr>
              <w:t>800 mg</w:t>
            </w:r>
          </w:p>
        </w:tc>
        <w:tc>
          <w:tcPr>
            <w:tcW w:w="0" w:type="auto"/>
            <w:vAlign w:val="center"/>
            <w:hideMark/>
          </w:tcPr>
          <w:p w:rsidRPr="00742A07" w:rsidR="00EA2B88" w:rsidP="00585001" w:rsidRDefault="00EA2B88" w14:paraId="38A42015" w14:textId="77777777">
            <w:pPr>
              <w:rPr>
                <w:rFonts w:cstheme="minorHAnsi"/>
                <w:sz w:val="22"/>
                <w:szCs w:val="22"/>
              </w:rPr>
            </w:pPr>
            <w:r w:rsidRPr="00742A07">
              <w:rPr>
                <w:rFonts w:cstheme="minorHAnsi"/>
                <w:sz w:val="22"/>
                <w:szCs w:val="22"/>
              </w:rPr>
              <w:t>700 mg</w:t>
            </w:r>
          </w:p>
        </w:tc>
      </w:tr>
      <w:tr w:rsidRPr="00742A07" w:rsidR="00EA2B88" w:rsidTr="00585001" w14:paraId="18FA72E9" w14:textId="77777777">
        <w:trPr>
          <w:tblCellSpacing w:w="15" w:type="dxa"/>
        </w:trPr>
        <w:tc>
          <w:tcPr>
            <w:tcW w:w="0" w:type="auto"/>
            <w:vAlign w:val="center"/>
            <w:hideMark/>
          </w:tcPr>
          <w:p w:rsidRPr="00742A07" w:rsidR="00EA2B88" w:rsidP="00585001" w:rsidRDefault="00EA2B88" w14:paraId="55EC1D41" w14:textId="77777777">
            <w:pPr>
              <w:rPr>
                <w:rFonts w:cstheme="minorHAnsi"/>
                <w:sz w:val="22"/>
                <w:szCs w:val="22"/>
              </w:rPr>
            </w:pPr>
            <w:r w:rsidRPr="00742A07">
              <w:rPr>
                <w:rFonts w:cstheme="minorHAnsi"/>
                <w:sz w:val="22"/>
                <w:szCs w:val="22"/>
              </w:rPr>
              <w:t>Potato crisps (excl. salt-&amp;-vinegar)</w:t>
            </w:r>
          </w:p>
        </w:tc>
        <w:tc>
          <w:tcPr>
            <w:tcW w:w="0" w:type="auto"/>
            <w:vAlign w:val="center"/>
            <w:hideMark/>
          </w:tcPr>
          <w:p w:rsidRPr="00742A07" w:rsidR="00EA2B88" w:rsidP="00585001" w:rsidRDefault="00EA2B88" w14:paraId="5E2B2805" w14:textId="77777777">
            <w:pPr>
              <w:rPr>
                <w:rFonts w:cstheme="minorHAnsi"/>
                <w:sz w:val="22"/>
                <w:szCs w:val="22"/>
              </w:rPr>
            </w:pPr>
            <w:r w:rsidRPr="00742A07">
              <w:rPr>
                <w:rFonts w:cstheme="minorHAnsi"/>
                <w:sz w:val="22"/>
                <w:szCs w:val="22"/>
              </w:rPr>
              <w:t>650 mg</w:t>
            </w:r>
          </w:p>
        </w:tc>
        <w:tc>
          <w:tcPr>
            <w:tcW w:w="0" w:type="auto"/>
            <w:vAlign w:val="center"/>
            <w:hideMark/>
          </w:tcPr>
          <w:p w:rsidRPr="00742A07" w:rsidR="00EA2B88" w:rsidP="00585001" w:rsidRDefault="00EA2B88" w14:paraId="38AB26C0" w14:textId="77777777">
            <w:pPr>
              <w:rPr>
                <w:rFonts w:cstheme="minorHAnsi"/>
                <w:sz w:val="22"/>
                <w:szCs w:val="22"/>
              </w:rPr>
            </w:pPr>
            <w:r w:rsidRPr="00742A07">
              <w:rPr>
                <w:rFonts w:cstheme="minorHAnsi"/>
                <w:sz w:val="22"/>
                <w:szCs w:val="22"/>
              </w:rPr>
              <w:t>550 mg</w:t>
            </w:r>
          </w:p>
        </w:tc>
      </w:tr>
      <w:tr w:rsidRPr="00742A07" w:rsidR="00EA2B88" w:rsidTr="00585001" w14:paraId="43DB432D" w14:textId="77777777">
        <w:trPr>
          <w:tblCellSpacing w:w="15" w:type="dxa"/>
        </w:trPr>
        <w:tc>
          <w:tcPr>
            <w:tcW w:w="0" w:type="auto"/>
            <w:vAlign w:val="center"/>
            <w:hideMark/>
          </w:tcPr>
          <w:p w:rsidRPr="00742A07" w:rsidR="00EA2B88" w:rsidP="00585001" w:rsidRDefault="00EA2B88" w14:paraId="5B172258" w14:textId="77777777">
            <w:pPr>
              <w:rPr>
                <w:rFonts w:cstheme="minorHAnsi"/>
                <w:sz w:val="22"/>
                <w:szCs w:val="22"/>
              </w:rPr>
            </w:pPr>
            <w:r w:rsidRPr="00742A07">
              <w:rPr>
                <w:rFonts w:cstheme="minorHAnsi"/>
                <w:sz w:val="22"/>
                <w:szCs w:val="22"/>
              </w:rPr>
              <w:t>Salt-&amp;-vinegar snacks and crisps</w:t>
            </w:r>
          </w:p>
        </w:tc>
        <w:tc>
          <w:tcPr>
            <w:tcW w:w="0" w:type="auto"/>
            <w:vAlign w:val="center"/>
            <w:hideMark/>
          </w:tcPr>
          <w:p w:rsidRPr="00742A07" w:rsidR="00EA2B88" w:rsidP="00585001" w:rsidRDefault="00EA2B88" w14:paraId="218D71AC" w14:textId="77777777">
            <w:pPr>
              <w:rPr>
                <w:rFonts w:cstheme="minorHAnsi"/>
                <w:sz w:val="22"/>
                <w:szCs w:val="22"/>
              </w:rPr>
            </w:pPr>
            <w:r w:rsidRPr="00742A07">
              <w:rPr>
                <w:rFonts w:cstheme="minorHAnsi"/>
                <w:sz w:val="22"/>
                <w:szCs w:val="22"/>
              </w:rPr>
              <w:t>1,000 mg</w:t>
            </w:r>
          </w:p>
        </w:tc>
        <w:tc>
          <w:tcPr>
            <w:tcW w:w="0" w:type="auto"/>
            <w:vAlign w:val="center"/>
            <w:hideMark/>
          </w:tcPr>
          <w:p w:rsidRPr="00742A07" w:rsidR="00EA2B88" w:rsidP="00585001" w:rsidRDefault="00EA2B88" w14:paraId="4A4E95F2" w14:textId="77777777">
            <w:pPr>
              <w:rPr>
                <w:rFonts w:cstheme="minorHAnsi"/>
                <w:sz w:val="22"/>
                <w:szCs w:val="22"/>
              </w:rPr>
            </w:pPr>
            <w:r w:rsidRPr="00742A07">
              <w:rPr>
                <w:rFonts w:cstheme="minorHAnsi"/>
                <w:sz w:val="22"/>
                <w:szCs w:val="22"/>
              </w:rPr>
              <w:t>850 mg</w:t>
            </w:r>
          </w:p>
        </w:tc>
      </w:tr>
      <w:tr w:rsidRPr="00742A07" w:rsidR="00EA2B88" w:rsidTr="00585001" w14:paraId="1443D41D" w14:textId="77777777">
        <w:trPr>
          <w:tblCellSpacing w:w="15" w:type="dxa"/>
        </w:trPr>
        <w:tc>
          <w:tcPr>
            <w:tcW w:w="0" w:type="auto"/>
            <w:vAlign w:val="center"/>
            <w:hideMark/>
          </w:tcPr>
          <w:p w:rsidRPr="00742A07" w:rsidR="00EA2B88" w:rsidP="00585001" w:rsidRDefault="00EA2B88" w14:paraId="4DACDC28" w14:textId="77777777">
            <w:pPr>
              <w:rPr>
                <w:rFonts w:cstheme="minorHAnsi"/>
                <w:sz w:val="22"/>
                <w:szCs w:val="22"/>
              </w:rPr>
            </w:pPr>
            <w:r w:rsidRPr="00742A07">
              <w:rPr>
                <w:rFonts w:cstheme="minorHAnsi"/>
                <w:sz w:val="22"/>
                <w:szCs w:val="22"/>
              </w:rPr>
              <w:t>Processed meats – cured (e.g. ham)</w:t>
            </w:r>
          </w:p>
        </w:tc>
        <w:tc>
          <w:tcPr>
            <w:tcW w:w="0" w:type="auto"/>
            <w:vAlign w:val="center"/>
            <w:hideMark/>
          </w:tcPr>
          <w:p w:rsidRPr="00742A07" w:rsidR="00EA2B88" w:rsidP="00585001" w:rsidRDefault="00EA2B88" w14:paraId="7B86B6F4" w14:textId="77777777">
            <w:pPr>
              <w:rPr>
                <w:rFonts w:cstheme="minorHAnsi"/>
                <w:sz w:val="22"/>
                <w:szCs w:val="22"/>
              </w:rPr>
            </w:pPr>
            <w:r w:rsidRPr="00742A07">
              <w:rPr>
                <w:rFonts w:cstheme="minorHAnsi"/>
                <w:sz w:val="22"/>
                <w:szCs w:val="22"/>
              </w:rPr>
              <w:t>1,300 mg</w:t>
            </w:r>
          </w:p>
        </w:tc>
        <w:tc>
          <w:tcPr>
            <w:tcW w:w="0" w:type="auto"/>
            <w:vAlign w:val="center"/>
            <w:hideMark/>
          </w:tcPr>
          <w:p w:rsidRPr="00742A07" w:rsidR="00EA2B88" w:rsidP="00585001" w:rsidRDefault="00EA2B88" w14:paraId="7A25B954" w14:textId="77777777">
            <w:pPr>
              <w:rPr>
                <w:rFonts w:cstheme="minorHAnsi"/>
                <w:sz w:val="22"/>
                <w:szCs w:val="22"/>
              </w:rPr>
            </w:pPr>
            <w:r w:rsidRPr="00742A07">
              <w:rPr>
                <w:rFonts w:cstheme="minorHAnsi"/>
                <w:sz w:val="22"/>
                <w:szCs w:val="22"/>
              </w:rPr>
              <w:t>1,150 mg</w:t>
            </w:r>
          </w:p>
        </w:tc>
      </w:tr>
      <w:tr w:rsidRPr="00742A07" w:rsidR="00EA2B88" w:rsidTr="00585001" w14:paraId="6F4F3172" w14:textId="77777777">
        <w:trPr>
          <w:tblCellSpacing w:w="15" w:type="dxa"/>
        </w:trPr>
        <w:tc>
          <w:tcPr>
            <w:tcW w:w="0" w:type="auto"/>
            <w:vAlign w:val="center"/>
            <w:hideMark/>
          </w:tcPr>
          <w:p w:rsidRPr="00742A07" w:rsidR="00EA2B88" w:rsidP="00585001" w:rsidRDefault="00EA2B88" w14:paraId="092D151C" w14:textId="77777777">
            <w:pPr>
              <w:rPr>
                <w:rFonts w:cstheme="minorHAnsi"/>
                <w:sz w:val="22"/>
                <w:szCs w:val="22"/>
              </w:rPr>
            </w:pPr>
            <w:r w:rsidRPr="00742A07">
              <w:rPr>
                <w:rFonts w:cstheme="minorHAnsi"/>
                <w:sz w:val="22"/>
                <w:szCs w:val="22"/>
              </w:rPr>
              <w:t>Processed meats – uncured</w:t>
            </w:r>
          </w:p>
        </w:tc>
        <w:tc>
          <w:tcPr>
            <w:tcW w:w="0" w:type="auto"/>
            <w:vAlign w:val="center"/>
            <w:hideMark/>
          </w:tcPr>
          <w:p w:rsidRPr="00742A07" w:rsidR="00EA2B88" w:rsidP="00585001" w:rsidRDefault="00EA2B88" w14:paraId="218F8BF8" w14:textId="77777777">
            <w:pPr>
              <w:rPr>
                <w:rFonts w:cstheme="minorHAnsi"/>
                <w:sz w:val="22"/>
                <w:szCs w:val="22"/>
              </w:rPr>
            </w:pPr>
            <w:r w:rsidRPr="00742A07">
              <w:rPr>
                <w:rFonts w:cstheme="minorHAnsi"/>
                <w:sz w:val="22"/>
                <w:szCs w:val="22"/>
              </w:rPr>
              <w:t>850 mg</w:t>
            </w:r>
          </w:p>
        </w:tc>
        <w:tc>
          <w:tcPr>
            <w:tcW w:w="0" w:type="auto"/>
            <w:vAlign w:val="center"/>
            <w:hideMark/>
          </w:tcPr>
          <w:p w:rsidRPr="00742A07" w:rsidR="00EA2B88" w:rsidP="00585001" w:rsidRDefault="00EA2B88" w14:paraId="1AF976CC" w14:textId="77777777">
            <w:pPr>
              <w:rPr>
                <w:rFonts w:cstheme="minorHAnsi"/>
                <w:sz w:val="22"/>
                <w:szCs w:val="22"/>
              </w:rPr>
            </w:pPr>
            <w:r w:rsidRPr="00742A07">
              <w:rPr>
                <w:rFonts w:cstheme="minorHAnsi"/>
                <w:sz w:val="22"/>
                <w:szCs w:val="22"/>
              </w:rPr>
              <w:t>650 mg</w:t>
            </w:r>
          </w:p>
        </w:tc>
      </w:tr>
      <w:tr w:rsidRPr="00742A07" w:rsidR="00EA2B88" w:rsidTr="00585001" w14:paraId="5D83C350" w14:textId="77777777">
        <w:trPr>
          <w:tblCellSpacing w:w="15" w:type="dxa"/>
        </w:trPr>
        <w:tc>
          <w:tcPr>
            <w:tcW w:w="0" w:type="auto"/>
            <w:vAlign w:val="center"/>
            <w:hideMark/>
          </w:tcPr>
          <w:p w:rsidRPr="00742A07" w:rsidR="00EA2B88" w:rsidP="00585001" w:rsidRDefault="00EA2B88" w14:paraId="4C28CB3D" w14:textId="77777777">
            <w:pPr>
              <w:rPr>
                <w:rFonts w:cstheme="minorHAnsi"/>
                <w:sz w:val="22"/>
                <w:szCs w:val="22"/>
              </w:rPr>
            </w:pPr>
            <w:r w:rsidRPr="00742A07">
              <w:rPr>
                <w:rFonts w:cstheme="minorHAnsi"/>
                <w:sz w:val="22"/>
                <w:szCs w:val="22"/>
              </w:rPr>
              <w:t>Raw processed sausages (all types)</w:t>
            </w:r>
          </w:p>
        </w:tc>
        <w:tc>
          <w:tcPr>
            <w:tcW w:w="0" w:type="auto"/>
            <w:vAlign w:val="center"/>
            <w:hideMark/>
          </w:tcPr>
          <w:p w:rsidRPr="00742A07" w:rsidR="00EA2B88" w:rsidP="00585001" w:rsidRDefault="00EA2B88" w14:paraId="5409C17E" w14:textId="77777777">
            <w:pPr>
              <w:rPr>
                <w:rFonts w:cstheme="minorHAnsi"/>
                <w:sz w:val="22"/>
                <w:szCs w:val="22"/>
              </w:rPr>
            </w:pPr>
            <w:r w:rsidRPr="00742A07">
              <w:rPr>
                <w:rFonts w:cstheme="minorHAnsi"/>
                <w:sz w:val="22"/>
                <w:szCs w:val="22"/>
              </w:rPr>
              <w:t>800 mg</w:t>
            </w:r>
          </w:p>
        </w:tc>
        <w:tc>
          <w:tcPr>
            <w:tcW w:w="0" w:type="auto"/>
            <w:vAlign w:val="center"/>
            <w:hideMark/>
          </w:tcPr>
          <w:p w:rsidRPr="00742A07" w:rsidR="00EA2B88" w:rsidP="00585001" w:rsidRDefault="00EA2B88" w14:paraId="1550F2EA" w14:textId="77777777">
            <w:pPr>
              <w:rPr>
                <w:rFonts w:cstheme="minorHAnsi"/>
                <w:sz w:val="22"/>
                <w:szCs w:val="22"/>
              </w:rPr>
            </w:pPr>
            <w:r w:rsidRPr="00742A07">
              <w:rPr>
                <w:rFonts w:cstheme="minorHAnsi"/>
                <w:sz w:val="22"/>
                <w:szCs w:val="22"/>
              </w:rPr>
              <w:t>600 mg</w:t>
            </w:r>
          </w:p>
        </w:tc>
      </w:tr>
      <w:tr w:rsidRPr="00742A07" w:rsidR="00EA2B88" w:rsidTr="00585001" w14:paraId="54338683" w14:textId="77777777">
        <w:trPr>
          <w:tblCellSpacing w:w="15" w:type="dxa"/>
        </w:trPr>
        <w:tc>
          <w:tcPr>
            <w:tcW w:w="0" w:type="auto"/>
            <w:vAlign w:val="center"/>
            <w:hideMark/>
          </w:tcPr>
          <w:p w:rsidRPr="00742A07" w:rsidR="00EA2B88" w:rsidP="00585001" w:rsidRDefault="00EA2B88" w14:paraId="22E8B8C5" w14:textId="77777777">
            <w:pPr>
              <w:rPr>
                <w:rFonts w:cstheme="minorHAnsi"/>
                <w:sz w:val="22"/>
                <w:szCs w:val="22"/>
              </w:rPr>
            </w:pPr>
            <w:r w:rsidRPr="00742A07">
              <w:rPr>
                <w:rFonts w:cstheme="minorHAnsi"/>
                <w:sz w:val="22"/>
                <w:szCs w:val="22"/>
              </w:rPr>
              <w:t>Dry soup powders (to prepare soup)</w:t>
            </w:r>
          </w:p>
        </w:tc>
        <w:tc>
          <w:tcPr>
            <w:tcW w:w="0" w:type="auto"/>
            <w:vAlign w:val="center"/>
            <w:hideMark/>
          </w:tcPr>
          <w:p w:rsidRPr="00742A07" w:rsidR="00EA2B88" w:rsidP="00585001" w:rsidRDefault="00EA2B88" w14:paraId="550515D6" w14:textId="77777777">
            <w:pPr>
              <w:rPr>
                <w:rFonts w:cstheme="minorHAnsi"/>
                <w:sz w:val="22"/>
                <w:szCs w:val="22"/>
              </w:rPr>
            </w:pPr>
            <w:r w:rsidRPr="00742A07">
              <w:rPr>
                <w:rFonts w:cstheme="minorHAnsi"/>
                <w:sz w:val="22"/>
                <w:szCs w:val="22"/>
              </w:rPr>
              <w:t>5,500 mg</w:t>
            </w:r>
          </w:p>
        </w:tc>
        <w:tc>
          <w:tcPr>
            <w:tcW w:w="0" w:type="auto"/>
            <w:vAlign w:val="center"/>
            <w:hideMark/>
          </w:tcPr>
          <w:p w:rsidRPr="00742A07" w:rsidR="00EA2B88" w:rsidP="00585001" w:rsidRDefault="00EA2B88" w14:paraId="3F239C64" w14:textId="77777777">
            <w:pPr>
              <w:rPr>
                <w:rFonts w:cstheme="minorHAnsi"/>
                <w:sz w:val="22"/>
                <w:szCs w:val="22"/>
              </w:rPr>
            </w:pPr>
            <w:r w:rsidRPr="00742A07">
              <w:rPr>
                <w:rFonts w:cstheme="minorHAnsi"/>
                <w:sz w:val="22"/>
                <w:szCs w:val="22"/>
              </w:rPr>
              <w:t>3,500 mg</w:t>
            </w:r>
          </w:p>
        </w:tc>
      </w:tr>
      <w:tr w:rsidRPr="00742A07" w:rsidR="00EA2B88" w:rsidTr="00585001" w14:paraId="7B11AC34" w14:textId="77777777">
        <w:trPr>
          <w:tblCellSpacing w:w="15" w:type="dxa"/>
        </w:trPr>
        <w:tc>
          <w:tcPr>
            <w:tcW w:w="0" w:type="auto"/>
            <w:vAlign w:val="center"/>
            <w:hideMark/>
          </w:tcPr>
          <w:p w:rsidRPr="00742A07" w:rsidR="00EA2B88" w:rsidP="00585001" w:rsidRDefault="00EA2B88" w14:paraId="57BC35CA" w14:textId="77777777">
            <w:pPr>
              <w:rPr>
                <w:rFonts w:cstheme="minorHAnsi"/>
                <w:sz w:val="22"/>
                <w:szCs w:val="22"/>
              </w:rPr>
            </w:pPr>
            <w:r w:rsidRPr="00742A07">
              <w:rPr>
                <w:rFonts w:cstheme="minorHAnsi"/>
                <w:sz w:val="22"/>
                <w:szCs w:val="22"/>
              </w:rPr>
              <w:t>Dry gravy and sauce powders</w:t>
            </w:r>
          </w:p>
        </w:tc>
        <w:tc>
          <w:tcPr>
            <w:tcW w:w="0" w:type="auto"/>
            <w:vAlign w:val="center"/>
            <w:hideMark/>
          </w:tcPr>
          <w:p w:rsidRPr="00742A07" w:rsidR="00EA2B88" w:rsidP="00585001" w:rsidRDefault="00EA2B88" w14:paraId="6A687D4B" w14:textId="77777777">
            <w:pPr>
              <w:rPr>
                <w:rFonts w:cstheme="minorHAnsi"/>
                <w:sz w:val="22"/>
                <w:szCs w:val="22"/>
              </w:rPr>
            </w:pPr>
            <w:r w:rsidRPr="00742A07">
              <w:rPr>
                <w:rFonts w:cstheme="minorHAnsi"/>
                <w:sz w:val="22"/>
                <w:szCs w:val="22"/>
              </w:rPr>
              <w:t>3,500 mg</w:t>
            </w:r>
          </w:p>
        </w:tc>
        <w:tc>
          <w:tcPr>
            <w:tcW w:w="0" w:type="auto"/>
            <w:vAlign w:val="center"/>
            <w:hideMark/>
          </w:tcPr>
          <w:p w:rsidRPr="00742A07" w:rsidR="00EA2B88" w:rsidP="00585001" w:rsidRDefault="00EA2B88" w14:paraId="459B8A33" w14:textId="77777777">
            <w:pPr>
              <w:rPr>
                <w:rFonts w:cstheme="minorHAnsi"/>
                <w:sz w:val="22"/>
                <w:szCs w:val="22"/>
              </w:rPr>
            </w:pPr>
            <w:r w:rsidRPr="00742A07">
              <w:rPr>
                <w:rFonts w:cstheme="minorHAnsi"/>
                <w:sz w:val="22"/>
                <w:szCs w:val="22"/>
              </w:rPr>
              <w:t>2,000 mg</w:t>
            </w:r>
            <w:r w:rsidRPr="00742A07">
              <w:rPr>
                <w:rFonts w:cstheme="minorHAnsi"/>
                <w:sz w:val="22"/>
                <w:szCs w:val="22"/>
                <w:vertAlign w:val="superscript"/>
              </w:rPr>
              <w:t>†</w:t>
            </w:r>
          </w:p>
        </w:tc>
      </w:tr>
      <w:tr w:rsidRPr="00742A07" w:rsidR="00EA2B88" w:rsidTr="00585001" w14:paraId="5345D99C" w14:textId="77777777">
        <w:trPr>
          <w:tblCellSpacing w:w="15" w:type="dxa"/>
        </w:trPr>
        <w:tc>
          <w:tcPr>
            <w:tcW w:w="0" w:type="auto"/>
            <w:vAlign w:val="center"/>
            <w:hideMark/>
          </w:tcPr>
          <w:p w:rsidRPr="00742A07" w:rsidR="00EA2B88" w:rsidP="00585001" w:rsidRDefault="00EA2B88" w14:paraId="70083362" w14:textId="77777777">
            <w:pPr>
              <w:rPr>
                <w:rFonts w:cstheme="minorHAnsi"/>
                <w:sz w:val="22"/>
                <w:szCs w:val="22"/>
              </w:rPr>
            </w:pPr>
            <w:r w:rsidRPr="00742A07">
              <w:rPr>
                <w:rFonts w:cstheme="minorHAnsi"/>
                <w:sz w:val="22"/>
                <w:szCs w:val="22"/>
              </w:rPr>
              <w:t>Instant noodle seasoning sachets</w:t>
            </w:r>
          </w:p>
        </w:tc>
        <w:tc>
          <w:tcPr>
            <w:tcW w:w="0" w:type="auto"/>
            <w:vAlign w:val="center"/>
            <w:hideMark/>
          </w:tcPr>
          <w:p w:rsidRPr="00742A07" w:rsidR="00EA2B88" w:rsidP="00585001" w:rsidRDefault="00EA2B88" w14:paraId="05A83768" w14:textId="77777777">
            <w:pPr>
              <w:rPr>
                <w:rFonts w:cstheme="minorHAnsi"/>
                <w:sz w:val="22"/>
                <w:szCs w:val="22"/>
              </w:rPr>
            </w:pPr>
            <w:r w:rsidRPr="00742A07">
              <w:rPr>
                <w:rFonts w:cstheme="minorHAnsi"/>
                <w:sz w:val="22"/>
                <w:szCs w:val="22"/>
              </w:rPr>
              <w:t>1,500 mg</w:t>
            </w:r>
          </w:p>
        </w:tc>
        <w:tc>
          <w:tcPr>
            <w:tcW w:w="0" w:type="auto"/>
            <w:vAlign w:val="center"/>
            <w:hideMark/>
          </w:tcPr>
          <w:p w:rsidRPr="00742A07" w:rsidR="00EA2B88" w:rsidP="00585001" w:rsidRDefault="00EA2B88" w14:paraId="21624D8D" w14:textId="77777777">
            <w:pPr>
              <w:rPr>
                <w:rFonts w:cstheme="minorHAnsi"/>
                <w:sz w:val="22"/>
                <w:szCs w:val="22"/>
              </w:rPr>
            </w:pPr>
            <w:r w:rsidRPr="00742A07">
              <w:rPr>
                <w:rFonts w:cstheme="minorHAnsi"/>
                <w:sz w:val="22"/>
                <w:szCs w:val="22"/>
              </w:rPr>
              <w:t>800 mg</w:t>
            </w:r>
          </w:p>
        </w:tc>
      </w:tr>
      <w:tr w:rsidRPr="00742A07" w:rsidR="00EA2B88" w:rsidTr="00585001" w14:paraId="27DA0682" w14:textId="77777777">
        <w:trPr>
          <w:tblCellSpacing w:w="15" w:type="dxa"/>
        </w:trPr>
        <w:tc>
          <w:tcPr>
            <w:tcW w:w="0" w:type="auto"/>
            <w:vAlign w:val="center"/>
            <w:hideMark/>
          </w:tcPr>
          <w:p w:rsidRPr="00742A07" w:rsidR="00EA2B88" w:rsidP="00585001" w:rsidRDefault="00EA2B88" w14:paraId="39BA2923" w14:textId="77777777">
            <w:pPr>
              <w:rPr>
                <w:rFonts w:cstheme="minorHAnsi"/>
                <w:sz w:val="22"/>
                <w:szCs w:val="22"/>
              </w:rPr>
            </w:pPr>
            <w:r w:rsidRPr="00742A07">
              <w:rPr>
                <w:rFonts w:cstheme="minorHAnsi"/>
                <w:sz w:val="22"/>
                <w:szCs w:val="22"/>
              </w:rPr>
              <w:t>Stock concentrates (cubes, powders)</w:t>
            </w:r>
          </w:p>
        </w:tc>
        <w:tc>
          <w:tcPr>
            <w:tcW w:w="0" w:type="auto"/>
            <w:vAlign w:val="center"/>
            <w:hideMark/>
          </w:tcPr>
          <w:p w:rsidRPr="00742A07" w:rsidR="00EA2B88" w:rsidP="00585001" w:rsidRDefault="00EA2B88" w14:paraId="35C8FA08" w14:textId="77777777">
            <w:pPr>
              <w:rPr>
                <w:rFonts w:cstheme="minorHAnsi"/>
                <w:sz w:val="22"/>
                <w:szCs w:val="22"/>
              </w:rPr>
            </w:pPr>
            <w:r w:rsidRPr="00742A07">
              <w:rPr>
                <w:rFonts w:cstheme="minorHAnsi"/>
                <w:sz w:val="22"/>
                <w:szCs w:val="22"/>
              </w:rPr>
              <w:t>18,000 mg</w:t>
            </w:r>
          </w:p>
        </w:tc>
        <w:tc>
          <w:tcPr>
            <w:tcW w:w="0" w:type="auto"/>
            <w:vAlign w:val="center"/>
            <w:hideMark/>
          </w:tcPr>
          <w:p w:rsidRPr="00742A07" w:rsidR="00EA2B88" w:rsidP="00585001" w:rsidRDefault="00EA2B88" w14:paraId="7A2CE855" w14:textId="77777777">
            <w:pPr>
              <w:rPr>
                <w:rFonts w:cstheme="minorHAnsi"/>
                <w:sz w:val="22"/>
                <w:szCs w:val="22"/>
              </w:rPr>
            </w:pPr>
            <w:r w:rsidRPr="00742A07">
              <w:rPr>
                <w:rFonts w:cstheme="minorHAnsi"/>
                <w:sz w:val="22"/>
                <w:szCs w:val="22"/>
              </w:rPr>
              <w:t>15,000 mg</w:t>
            </w:r>
          </w:p>
        </w:tc>
      </w:tr>
      <w:tr w:rsidRPr="00742A07" w:rsidR="00EA2B88" w:rsidTr="00585001" w14:paraId="046DE3EF" w14:textId="77777777">
        <w:trPr>
          <w:tblCellSpacing w:w="15" w:type="dxa"/>
        </w:trPr>
        <w:tc>
          <w:tcPr>
            <w:tcW w:w="0" w:type="auto"/>
            <w:vAlign w:val="center"/>
          </w:tcPr>
          <w:p w:rsidRPr="00742A07" w:rsidR="00EA2B88" w:rsidP="00585001" w:rsidRDefault="00EA2B88" w14:paraId="723865D7" w14:textId="77777777">
            <w:pPr>
              <w:rPr>
                <w:rFonts w:cstheme="minorHAnsi"/>
                <w:sz w:val="22"/>
                <w:szCs w:val="22"/>
              </w:rPr>
            </w:pPr>
          </w:p>
        </w:tc>
        <w:tc>
          <w:tcPr>
            <w:tcW w:w="0" w:type="auto"/>
            <w:vAlign w:val="center"/>
          </w:tcPr>
          <w:p w:rsidRPr="00742A07" w:rsidR="00EA2B88" w:rsidP="00585001" w:rsidRDefault="00EA2B88" w14:paraId="78A7E748" w14:textId="77777777">
            <w:pPr>
              <w:rPr>
                <w:rFonts w:cstheme="minorHAnsi"/>
                <w:sz w:val="22"/>
                <w:szCs w:val="22"/>
              </w:rPr>
            </w:pPr>
          </w:p>
        </w:tc>
        <w:tc>
          <w:tcPr>
            <w:tcW w:w="0" w:type="auto"/>
            <w:vAlign w:val="center"/>
          </w:tcPr>
          <w:p w:rsidRPr="00742A07" w:rsidR="00EA2B88" w:rsidP="00585001" w:rsidRDefault="00EA2B88" w14:paraId="5C60B0DD" w14:textId="77777777">
            <w:pPr>
              <w:rPr>
                <w:rFonts w:cstheme="minorHAnsi"/>
                <w:sz w:val="22"/>
                <w:szCs w:val="22"/>
              </w:rPr>
            </w:pPr>
          </w:p>
        </w:tc>
      </w:tr>
    </w:tbl>
    <w:p w:rsidRPr="00742A07" w:rsidR="00EA2B88" w:rsidP="00EA2B88" w:rsidRDefault="00EA2B88" w14:paraId="06CDEC8B" w14:textId="77777777">
      <w:pPr>
        <w:pStyle w:val="NoSpacing"/>
        <w:rPr>
          <w:rFonts w:cstheme="minorHAnsi"/>
          <w:b/>
          <w:bCs/>
          <w:sz w:val="21"/>
          <w:szCs w:val="21"/>
        </w:rPr>
      </w:pPr>
      <w:r w:rsidRPr="00742A07">
        <w:rPr>
          <w:rFonts w:cstheme="minorHAnsi"/>
          <w:sz w:val="21"/>
          <w:szCs w:val="21"/>
          <w:vertAlign w:val="superscript"/>
        </w:rPr>
        <w:t>†</w:t>
      </w:r>
      <w:r w:rsidRPr="00742A07">
        <w:rPr>
          <w:rFonts w:cstheme="minorHAnsi"/>
          <w:sz w:val="16"/>
          <w:szCs w:val="16"/>
        </w:rPr>
        <w:t>Target for gravy/sauce powders was relaxed from 1,500 mg to 2,000 mg Na in the 2017 amendment. </w:t>
      </w:r>
      <w:r w:rsidRPr="00742A07">
        <w:rPr>
          <w:rFonts w:cstheme="minorHAnsi"/>
          <w:sz w:val="21"/>
          <w:szCs w:val="21"/>
          <w:vertAlign w:val="superscript"/>
        </w:rPr>
        <w:t>‡</w:t>
      </w:r>
      <w:r w:rsidRPr="00742A07">
        <w:rPr>
          <w:rFonts w:cstheme="minorHAnsi"/>
          <w:sz w:val="16"/>
          <w:szCs w:val="16"/>
        </w:rPr>
        <w:t>Final target for stock products was relaxed from 13,000 mg to 15,000 mg Na in 2017</w:t>
      </w:r>
    </w:p>
    <w:p w:rsidRPr="00742A07" w:rsidR="00EA2B88" w:rsidP="00EA2B88" w:rsidRDefault="00EA2B88" w14:paraId="24F84420" w14:textId="77777777">
      <w:pPr>
        <w:pStyle w:val="NoSpacing"/>
        <w:rPr>
          <w:b/>
          <w:bCs/>
        </w:rPr>
      </w:pPr>
    </w:p>
    <w:p w:rsidRPr="00742A07" w:rsidR="00EA2B88" w:rsidP="00EA2B88" w:rsidRDefault="00EA2B88" w14:paraId="635A38DE" w14:textId="77777777">
      <w:pPr>
        <w:pStyle w:val="NoSpacing"/>
        <w:rPr>
          <w:rFonts w:eastAsia="Times New Roman" w:cstheme="minorHAnsi"/>
          <w:i/>
          <w:iCs/>
          <w:kern w:val="0"/>
          <w14:ligatures w14:val="none"/>
        </w:rPr>
      </w:pPr>
      <w:r w:rsidRPr="00742A07">
        <w:rPr>
          <w:b/>
          <w:bCs/>
        </w:rPr>
        <w:t xml:space="preserve">Study: </w:t>
      </w:r>
      <w:hyperlink w:history="1" r:id="rId34">
        <w:r w:rsidRPr="00742A07">
          <w:rPr>
            <w:rStyle w:val="Hyperlink"/>
            <w:b/>
            <w:bCs/>
          </w:rPr>
          <w:t xml:space="preserve">Strauss-Kruger et al. </w:t>
        </w:r>
        <w:r w:rsidRPr="00742A07">
          <w:rPr>
            <w:rStyle w:val="Hyperlink"/>
            <w:rFonts w:eastAsia="Times New Roman" w:cstheme="minorHAnsi"/>
            <w:b/>
            <w:bCs/>
            <w:kern w:val="0"/>
            <w14:ligatures w14:val="none"/>
          </w:rPr>
          <w:t>Early evidence for the effectiveness of South Africa’s legislation on salt restriction in foods: the African-PREDICT study (2022)</w:t>
        </w:r>
      </w:hyperlink>
      <w:r w:rsidRPr="00742A07">
        <w:rPr>
          <w:rFonts w:eastAsia="Times New Roman" w:cstheme="minorHAnsi"/>
          <w:kern w:val="0"/>
          <w:u w:val="single"/>
          <w14:ligatures w14:val="none"/>
        </w:rPr>
        <w:t xml:space="preserve"> </w:t>
      </w:r>
      <w:r w:rsidRPr="000A39A5">
        <w:rPr>
          <w:rFonts w:eastAsia="Times New Roman" w:cstheme="minorHAnsi"/>
          <w:i/>
          <w:iCs/>
          <w:kern w:val="0"/>
          <w:u w:val="single"/>
          <w14:ligatures w14:val="none"/>
        </w:rPr>
        <w:t>see the excel sheet ro</w:t>
      </w:r>
      <w:r w:rsidRPr="000A39A5">
        <w:rPr>
          <w:rFonts w:eastAsia="Times New Roman" w:cstheme="minorHAnsi"/>
          <w:i/>
          <w:iCs/>
          <w:kern w:val="0"/>
          <w14:ligatures w14:val="none"/>
        </w:rPr>
        <w:t>ws 4 and 5 for more details on the study and others</w:t>
      </w:r>
    </w:p>
    <w:p w:rsidRPr="00742A07" w:rsidR="00EA2B88" w:rsidP="00EA2B88" w:rsidRDefault="00EA2B88" w14:paraId="17449429" w14:textId="77777777">
      <w:pPr>
        <w:pStyle w:val="NoSpacing"/>
        <w:numPr>
          <w:ilvl w:val="0"/>
          <w:numId w:val="25"/>
        </w:numPr>
        <w:rPr>
          <w:rFonts w:cstheme="minorHAnsi"/>
        </w:rPr>
      </w:pPr>
      <w:r w:rsidRPr="00742A07">
        <w:rPr>
          <w:rFonts w:cstheme="minorHAnsi"/>
        </w:rPr>
        <w:t>Data collection</w:t>
      </w:r>
    </w:p>
    <w:p w:rsidRPr="00742A07" w:rsidR="00EA2B88" w:rsidP="00EA2B88" w:rsidRDefault="00EA2B88" w14:paraId="3CF4B7DF" w14:textId="77777777">
      <w:pPr>
        <w:pStyle w:val="NoSpacing"/>
        <w:numPr>
          <w:ilvl w:val="1"/>
          <w:numId w:val="25"/>
        </w:numPr>
        <w:rPr>
          <w:rFonts w:cstheme="minorHAnsi"/>
        </w:rPr>
      </w:pPr>
      <w:r w:rsidRPr="00742A07">
        <w:rPr>
          <w:rFonts w:cstheme="minorHAnsi"/>
        </w:rPr>
        <w:t>Baseline: 2013–2017</w:t>
      </w:r>
    </w:p>
    <w:p w:rsidRPr="00742A07" w:rsidR="00EA2B88" w:rsidP="00EA2B88" w:rsidRDefault="00EA2B88" w14:paraId="133EAAB9" w14:textId="77777777">
      <w:pPr>
        <w:pStyle w:val="NoSpacing"/>
        <w:numPr>
          <w:ilvl w:val="1"/>
          <w:numId w:val="25"/>
        </w:numPr>
        <w:rPr>
          <w:rFonts w:cstheme="minorHAnsi"/>
        </w:rPr>
      </w:pPr>
      <w:r w:rsidRPr="00742A07">
        <w:rPr>
          <w:rFonts w:cstheme="minorHAnsi"/>
        </w:rPr>
        <w:t>Follow up: 2018–2020</w:t>
      </w:r>
    </w:p>
    <w:p w:rsidRPr="00742A07" w:rsidR="00EA2B88" w:rsidP="00EA2B88" w:rsidRDefault="00EA2B88" w14:paraId="66284456" w14:textId="77777777">
      <w:pPr>
        <w:pStyle w:val="NoSpacing"/>
        <w:numPr>
          <w:ilvl w:val="0"/>
          <w:numId w:val="25"/>
        </w:numPr>
        <w:rPr>
          <w:rFonts w:cstheme="minorHAnsi"/>
        </w:rPr>
      </w:pPr>
      <w:r w:rsidRPr="00742A07">
        <w:rPr>
          <w:rFonts w:cstheme="minorHAnsi"/>
        </w:rPr>
        <w:t>Population</w:t>
      </w:r>
    </w:p>
    <w:p w:rsidRPr="00742A07" w:rsidR="00EA2B88" w:rsidP="00EA2B88" w:rsidRDefault="00EA2B88" w14:paraId="31D27BDF" w14:textId="77777777">
      <w:pPr>
        <w:pStyle w:val="NoSpacing"/>
        <w:numPr>
          <w:ilvl w:val="1"/>
          <w:numId w:val="25"/>
        </w:numPr>
        <w:rPr>
          <w:rFonts w:cstheme="minorHAnsi"/>
        </w:rPr>
      </w:pPr>
      <w:r w:rsidRPr="00742A07">
        <w:rPr>
          <w:rFonts w:cstheme="minorHAnsi"/>
        </w:rPr>
        <w:t>Analytical sample N=311</w:t>
      </w:r>
    </w:p>
    <w:p w:rsidRPr="00742A07" w:rsidR="00EA2B88" w:rsidP="00EA2B88" w:rsidRDefault="00EA2B88" w14:paraId="72E6F1AD" w14:textId="77777777">
      <w:pPr>
        <w:pStyle w:val="NoSpacing"/>
        <w:numPr>
          <w:ilvl w:val="1"/>
          <w:numId w:val="25"/>
        </w:numPr>
        <w:rPr>
          <w:rFonts w:cstheme="minorHAnsi"/>
        </w:rPr>
      </w:pPr>
      <w:r w:rsidRPr="00742A07">
        <w:rPr>
          <w:rFonts w:cstheme="minorHAnsi"/>
        </w:rPr>
        <w:t>Healthy</w:t>
      </w:r>
    </w:p>
    <w:p w:rsidRPr="00742A07" w:rsidR="00EA2B88" w:rsidP="00EA2B88" w:rsidRDefault="00EA2B88" w14:paraId="20D2679F" w14:textId="77777777">
      <w:pPr>
        <w:pStyle w:val="NoSpacing"/>
        <w:numPr>
          <w:ilvl w:val="1"/>
          <w:numId w:val="25"/>
        </w:numPr>
        <w:rPr>
          <w:rFonts w:cstheme="minorHAnsi"/>
        </w:rPr>
      </w:pPr>
      <w:r w:rsidRPr="00742A07">
        <w:rPr>
          <w:rFonts w:cstheme="minorHAnsi"/>
        </w:rPr>
        <w:t>20–30 years old</w:t>
      </w:r>
    </w:p>
    <w:p w:rsidRPr="00742A07" w:rsidR="00EA2B88" w:rsidP="00EA2B88" w:rsidRDefault="00EA2B88" w14:paraId="42DDF649" w14:textId="77777777">
      <w:pPr>
        <w:pStyle w:val="NoSpacing"/>
        <w:numPr>
          <w:ilvl w:val="0"/>
          <w:numId w:val="25"/>
        </w:numPr>
        <w:rPr>
          <w:rFonts w:cstheme="minorHAnsi"/>
        </w:rPr>
      </w:pPr>
      <w:r w:rsidRPr="00742A07">
        <w:rPr>
          <w:rFonts w:cstheme="minorHAnsi"/>
        </w:rPr>
        <w:t>Outcome measure: used 24 hr urine</w:t>
      </w:r>
    </w:p>
    <w:p w:rsidRPr="00742A07" w:rsidR="00EA2B88" w:rsidP="00EA2B88" w:rsidRDefault="00EA2B88" w14:paraId="583E18D9" w14:textId="77777777">
      <w:pPr>
        <w:pStyle w:val="NoSpacing"/>
        <w:numPr>
          <w:ilvl w:val="0"/>
          <w:numId w:val="25"/>
        </w:numPr>
        <w:rPr>
          <w:rFonts w:cstheme="minorHAnsi"/>
        </w:rPr>
      </w:pPr>
      <w:r w:rsidRPr="00742A07">
        <w:rPr>
          <w:rFonts w:cstheme="minorHAnsi"/>
          <w:b/>
          <w:bCs/>
        </w:rPr>
        <w:t>15.2%</w:t>
      </w:r>
      <w:r w:rsidRPr="00742A07">
        <w:rPr>
          <w:rFonts w:cstheme="minorHAnsi"/>
        </w:rPr>
        <w:t xml:space="preserve"> decrease in salt per day (derived not reported); mean follow up time 4.56 yrs</w:t>
      </w:r>
    </w:p>
    <w:p w:rsidRPr="00742A07" w:rsidR="00EA2B88" w:rsidP="00EA2B88" w:rsidRDefault="00EA2B88" w14:paraId="614C1DDD" w14:textId="77777777">
      <w:pPr>
        <w:pStyle w:val="NoSpacing"/>
        <w:numPr>
          <w:ilvl w:val="0"/>
          <w:numId w:val="25"/>
        </w:numPr>
        <w:rPr>
          <w:rFonts w:cstheme="minorHAnsi"/>
        </w:rPr>
      </w:pPr>
      <w:r w:rsidRPr="00742A07">
        <w:rPr>
          <w:rFonts w:cstheme="minorHAnsi"/>
        </w:rPr>
        <w:t xml:space="preserve">Limitations: </w:t>
      </w:r>
    </w:p>
    <w:p w:rsidRPr="00742A07" w:rsidR="00EA2B88" w:rsidP="00EA2B88" w:rsidRDefault="00EA2B88" w14:paraId="402289BE" w14:textId="77777777">
      <w:pPr>
        <w:pStyle w:val="NoSpacing"/>
        <w:numPr>
          <w:ilvl w:val="1"/>
          <w:numId w:val="25"/>
        </w:numPr>
        <w:rPr>
          <w:rFonts w:cstheme="minorHAnsi"/>
        </w:rPr>
      </w:pPr>
      <w:r w:rsidRPr="00742A07">
        <w:rPr>
          <w:rFonts w:cstheme="minorHAnsi"/>
        </w:rPr>
        <w:t xml:space="preserve">Baseline and follow up straddle target dates </w:t>
      </w:r>
      <w:r w:rsidRPr="00742A07">
        <w:rPr>
          <w:rFonts w:ascii="Wingdings" w:hAnsi="Wingdings" w:eastAsia="Wingdings" w:cstheme="minorHAnsi"/>
        </w:rPr>
        <w:t>à</w:t>
      </w:r>
      <w:r w:rsidRPr="00742A07">
        <w:rPr>
          <w:rFonts w:cstheme="minorHAnsi"/>
        </w:rPr>
        <w:t xml:space="preserve"> would likely underestimate effect</w:t>
      </w:r>
    </w:p>
    <w:p w:rsidRPr="00742A07" w:rsidR="00EA2B88" w:rsidP="00EA2B88" w:rsidRDefault="00EA2B88" w14:paraId="080B0B6E" w14:textId="77777777">
      <w:pPr>
        <w:pStyle w:val="NoSpacing"/>
        <w:numPr>
          <w:ilvl w:val="1"/>
          <w:numId w:val="25"/>
        </w:numPr>
        <w:rPr>
          <w:rFonts w:cstheme="minorHAnsi"/>
        </w:rPr>
      </w:pPr>
      <w:r w:rsidRPr="00742A07">
        <w:rPr>
          <w:rFonts w:cstheme="minorHAnsi"/>
        </w:rPr>
        <w:t>Population is narrow</w:t>
      </w:r>
    </w:p>
    <w:p w:rsidRPr="00742A07" w:rsidR="00EA2B88" w:rsidP="00EA2B88" w:rsidRDefault="00EA2B88" w14:paraId="2AC2206D" w14:textId="77777777">
      <w:pPr>
        <w:pStyle w:val="NoSpacing"/>
        <w:rPr>
          <w:rFonts w:cstheme="minorHAnsi"/>
        </w:rPr>
      </w:pPr>
    </w:p>
    <w:p w:rsidRPr="00742A07" w:rsidR="00EA2B88" w:rsidP="00EA2B88" w:rsidRDefault="00EA2B88" w14:paraId="7462C88A" w14:textId="77777777">
      <w:pPr>
        <w:pStyle w:val="NoSpacing"/>
        <w:rPr>
          <w:rFonts w:cstheme="minorHAnsi"/>
          <w:u w:val="single"/>
        </w:rPr>
      </w:pPr>
      <w:r w:rsidRPr="00742A07">
        <w:rPr>
          <w:rFonts w:cstheme="minorHAnsi"/>
          <w:u w:val="single"/>
        </w:rPr>
        <w:t>Justification</w:t>
      </w:r>
    </w:p>
    <w:p w:rsidRPr="00742A07" w:rsidR="00EA2B88" w:rsidP="00EA2B88" w:rsidRDefault="00EA2B88" w14:paraId="0CB45943" w14:textId="77777777">
      <w:pPr>
        <w:pStyle w:val="NoSpacing"/>
        <w:rPr>
          <w:rFonts w:cstheme="minorHAnsi"/>
        </w:rPr>
      </w:pPr>
      <w:r w:rsidRPr="00742A07">
        <w:rPr>
          <w:rFonts w:cstheme="minorHAnsi"/>
        </w:rPr>
        <w:t>Other SA studies:</w:t>
      </w:r>
    </w:p>
    <w:p w:rsidRPr="00742A07" w:rsidR="00EA2B88" w:rsidP="00EA2B88" w:rsidRDefault="00EA2B88" w14:paraId="7DD10DDE" w14:textId="77777777">
      <w:pPr>
        <w:pStyle w:val="NoSpacing"/>
        <w:numPr>
          <w:ilvl w:val="0"/>
          <w:numId w:val="26"/>
        </w:numPr>
        <w:rPr>
          <w:rFonts w:cstheme="minorHAnsi"/>
          <w:b/>
          <w:bCs/>
        </w:rPr>
      </w:pPr>
      <w:hyperlink w:history="1" r:id="rId35">
        <w:r w:rsidRPr="00301976">
          <w:rPr>
            <w:rStyle w:val="Hyperlink"/>
            <w:rFonts w:cstheme="minorHAnsi"/>
          </w:rPr>
          <w:t>Gaziano et al (2025)</w:t>
        </w:r>
      </w:hyperlink>
      <w:r w:rsidRPr="00742A07">
        <w:rPr>
          <w:rFonts w:cstheme="minorHAnsi"/>
        </w:rPr>
        <w:t xml:space="preserve"> found a decrease of daily sodium consumption of </w:t>
      </w:r>
      <w:r w:rsidRPr="00742A07">
        <w:rPr>
          <w:rFonts w:cstheme="minorHAnsi"/>
          <w:b/>
          <w:bCs/>
        </w:rPr>
        <w:t xml:space="preserve">8.39% (derived not reported) </w:t>
      </w:r>
    </w:p>
    <w:p w:rsidRPr="00742A07" w:rsidR="00EA2B88" w:rsidP="00EA2B88" w:rsidRDefault="00EA2B88" w14:paraId="580DF622" w14:textId="77777777">
      <w:pPr>
        <w:pStyle w:val="NoSpacing"/>
        <w:numPr>
          <w:ilvl w:val="1"/>
          <w:numId w:val="26"/>
        </w:numPr>
        <w:rPr>
          <w:rFonts w:cstheme="minorHAnsi"/>
        </w:rPr>
      </w:pPr>
      <w:r w:rsidRPr="00742A07">
        <w:rPr>
          <w:rFonts w:cstheme="minorHAnsi"/>
        </w:rPr>
        <w:t>Population: adults aged ≥40 years living in rural area; mean age 62.4</w:t>
      </w:r>
    </w:p>
    <w:p w:rsidRPr="00742A07" w:rsidR="00EA2B88" w:rsidP="00EA2B88" w:rsidRDefault="00EA2B88" w14:paraId="2AA85330" w14:textId="77777777">
      <w:pPr>
        <w:pStyle w:val="NoSpacing"/>
        <w:numPr>
          <w:ilvl w:val="1"/>
          <w:numId w:val="26"/>
        </w:numPr>
        <w:rPr>
          <w:rFonts w:cstheme="minorHAnsi"/>
        </w:rPr>
      </w:pPr>
      <w:r w:rsidRPr="00742A07">
        <w:rPr>
          <w:rFonts w:cstheme="minorHAnsi"/>
        </w:rPr>
        <w:t>Strength: study had three waves: with wave 1 being before the first [phase and wave 3 after the second</w:t>
      </w:r>
    </w:p>
    <w:p w:rsidRPr="00742A07" w:rsidR="00EA2B88" w:rsidP="00EA2B88" w:rsidRDefault="00EA2B88" w14:paraId="168C344D" w14:textId="5504DCE8">
      <w:pPr>
        <w:pStyle w:val="NoSpacing"/>
        <w:numPr>
          <w:ilvl w:val="1"/>
          <w:numId w:val="26"/>
        </w:numPr>
        <w:rPr>
          <w:rFonts w:cstheme="minorHAnsi"/>
        </w:rPr>
      </w:pPr>
      <w:r w:rsidRPr="00742A07">
        <w:rPr>
          <w:rFonts w:cstheme="minorHAnsi"/>
        </w:rPr>
        <w:t>Limitations: used spot urine; rural population</w:t>
      </w:r>
      <w:r w:rsidR="00A53E7C">
        <w:rPr>
          <w:rFonts w:cstheme="minorHAnsi"/>
        </w:rPr>
        <w:t>, older adults</w:t>
      </w:r>
    </w:p>
    <w:p w:rsidRPr="00742A07" w:rsidR="00EA2B88" w:rsidP="00EA2B88" w:rsidRDefault="00EA2B88" w14:paraId="1BBF3BFA" w14:textId="77777777">
      <w:pPr>
        <w:pStyle w:val="NoSpacing"/>
        <w:numPr>
          <w:ilvl w:val="0"/>
          <w:numId w:val="26"/>
        </w:numPr>
        <w:rPr>
          <w:rFonts w:cstheme="minorHAnsi"/>
        </w:rPr>
      </w:pPr>
      <w:hyperlink w:history="1" r:id="rId36">
        <w:r w:rsidRPr="0072212B">
          <w:rPr>
            <w:rStyle w:val="Hyperlink"/>
            <w:rFonts w:cstheme="minorHAnsi"/>
          </w:rPr>
          <w:t>Charleton et al (2021)</w:t>
        </w:r>
      </w:hyperlink>
      <w:r w:rsidRPr="00742A07">
        <w:rPr>
          <w:rFonts w:cstheme="minorHAnsi"/>
        </w:rPr>
        <w:t xml:space="preserve"> found a decrease of </w:t>
      </w:r>
      <w:r w:rsidRPr="00742A07">
        <w:rPr>
          <w:rFonts w:cstheme="minorHAnsi"/>
          <w:b/>
          <w:bCs/>
        </w:rPr>
        <w:t xml:space="preserve">18.4% </w:t>
      </w:r>
      <w:r w:rsidRPr="00742A07">
        <w:rPr>
          <w:rFonts w:cstheme="minorHAnsi"/>
        </w:rPr>
        <w:t>(derived not reported)</w:t>
      </w:r>
    </w:p>
    <w:p w:rsidRPr="00742A07" w:rsidR="00EA2B88" w:rsidP="00EA2B88" w:rsidRDefault="00EA2B88" w14:paraId="126C9CAC" w14:textId="77777777">
      <w:pPr>
        <w:pStyle w:val="NoSpacing"/>
        <w:numPr>
          <w:ilvl w:val="1"/>
          <w:numId w:val="26"/>
        </w:numPr>
        <w:rPr>
          <w:rFonts w:cstheme="minorHAnsi"/>
        </w:rPr>
      </w:pPr>
      <w:r w:rsidRPr="00742A07">
        <w:rPr>
          <w:rFonts w:cstheme="minorHAnsi"/>
        </w:rPr>
        <w:t>Population: Adults aged ≥18 years in South Africa</w:t>
      </w:r>
    </w:p>
    <w:p w:rsidRPr="00742A07" w:rsidR="00EA2B88" w:rsidP="00EA2B88" w:rsidRDefault="00EA2B88" w14:paraId="6BC32476" w14:textId="77777777">
      <w:pPr>
        <w:pStyle w:val="NoSpacing"/>
        <w:numPr>
          <w:ilvl w:val="1"/>
          <w:numId w:val="26"/>
        </w:numPr>
        <w:rPr>
          <w:rFonts w:cstheme="minorHAnsi"/>
        </w:rPr>
      </w:pPr>
      <w:r w:rsidRPr="00742A07">
        <w:rPr>
          <w:rFonts w:cstheme="minorHAnsi"/>
        </w:rPr>
        <w:t>Strength: nationally distributed; 24 hour urine</w:t>
      </w:r>
    </w:p>
    <w:p w:rsidRPr="00742A07" w:rsidR="00EA2B88" w:rsidP="00EA2B88" w:rsidRDefault="00EA2B88" w14:paraId="385AA2A0" w14:textId="77777777">
      <w:pPr>
        <w:pStyle w:val="NoSpacing"/>
        <w:numPr>
          <w:ilvl w:val="1"/>
          <w:numId w:val="26"/>
        </w:numPr>
        <w:rPr>
          <w:rFonts w:cstheme="minorHAnsi"/>
        </w:rPr>
      </w:pPr>
      <w:r w:rsidRPr="00742A07">
        <w:rPr>
          <w:rFonts w:cstheme="minorHAnsi"/>
        </w:rPr>
        <w:t>Limitation: assessment up to 2018–2019 (not full implementation); Nicole mentioned methodological concerns</w:t>
      </w:r>
    </w:p>
    <w:p w:rsidRPr="00742A07" w:rsidR="00EA2B88" w:rsidP="00EA2B88" w:rsidRDefault="00EA2B88" w14:paraId="081DB336" w14:textId="77777777">
      <w:pPr>
        <w:pStyle w:val="NoSpacing"/>
        <w:rPr>
          <w:rFonts w:cstheme="minorHAnsi"/>
        </w:rPr>
      </w:pPr>
    </w:p>
    <w:p w:rsidRPr="00742A07" w:rsidR="00EA2B88" w:rsidP="00EA2B88" w:rsidRDefault="00EA2B88" w14:paraId="7670E559" w14:textId="77777777">
      <w:pPr>
        <w:pStyle w:val="NoSpacing"/>
        <w:rPr>
          <w:rFonts w:cstheme="minorHAnsi"/>
        </w:rPr>
      </w:pPr>
      <w:r w:rsidRPr="00742A07">
        <w:rPr>
          <w:rFonts w:cstheme="minorHAnsi"/>
        </w:rPr>
        <w:t>Other studies on UK salt targets</w:t>
      </w:r>
    </w:p>
    <w:p w:rsidRPr="00742A07" w:rsidR="00EA2B88" w:rsidP="00EA2B88" w:rsidRDefault="00EA2B88" w14:paraId="641B7327" w14:textId="77777777">
      <w:pPr>
        <w:pStyle w:val="NoSpacing"/>
        <w:numPr>
          <w:ilvl w:val="0"/>
          <w:numId w:val="27"/>
        </w:numPr>
        <w:rPr>
          <w:rFonts w:cstheme="minorHAnsi"/>
        </w:rPr>
      </w:pPr>
      <w:hyperlink w:history="1" r:id="rId37">
        <w:r w:rsidRPr="00FC74CA">
          <w:rPr>
            <w:rStyle w:val="Hyperlink"/>
            <w:rFonts w:cstheme="minorHAnsi"/>
          </w:rPr>
          <w:t>He et al (2013)</w:t>
        </w:r>
      </w:hyperlink>
      <w:r w:rsidRPr="00742A07">
        <w:rPr>
          <w:rFonts w:cstheme="minorHAnsi"/>
        </w:rPr>
        <w:t xml:space="preserve"> found a reduction of </w:t>
      </w:r>
      <w:r w:rsidRPr="00742A07">
        <w:rPr>
          <w:rFonts w:cstheme="minorHAnsi"/>
          <w:b/>
          <w:bCs/>
        </w:rPr>
        <w:t>15% over 7 years</w:t>
      </w:r>
      <w:r w:rsidRPr="00742A07">
        <w:rPr>
          <w:rFonts w:cstheme="minorHAnsi"/>
        </w:rPr>
        <w:t xml:space="preserve"> for a </w:t>
      </w:r>
      <w:r w:rsidRPr="00742A07">
        <w:rPr>
          <w:rFonts w:cstheme="minorHAnsi"/>
          <w:i/>
          <w:iCs/>
        </w:rPr>
        <w:t xml:space="preserve">voluntary </w:t>
      </w:r>
      <w:r w:rsidRPr="00742A07">
        <w:rPr>
          <w:rFonts w:cstheme="minorHAnsi"/>
        </w:rPr>
        <w:t>policy, so if the estimate used is close to this for a mandatory policy, that seems plausible</w:t>
      </w:r>
    </w:p>
    <w:p w:rsidRPr="00742A07" w:rsidR="00EA2B88" w:rsidP="00EA2B88" w:rsidRDefault="00EA2B88" w14:paraId="0C1D87B2" w14:textId="77777777">
      <w:pPr>
        <w:pStyle w:val="NoSpacing"/>
        <w:numPr>
          <w:ilvl w:val="0"/>
          <w:numId w:val="27"/>
        </w:numPr>
        <w:rPr>
          <w:rFonts w:cstheme="minorHAnsi"/>
        </w:rPr>
      </w:pPr>
      <w:r w:rsidRPr="00742A07">
        <w:rPr>
          <w:rFonts w:cstheme="minorHAnsi"/>
        </w:rPr>
        <w:t xml:space="preserve">Later estimate from </w:t>
      </w:r>
      <w:hyperlink w:history="1" r:id="rId38">
        <w:r w:rsidRPr="002C5C75">
          <w:rPr>
            <w:rStyle w:val="Hyperlink"/>
            <w:rFonts w:cstheme="minorHAnsi"/>
          </w:rPr>
          <w:t>Song et al (2023)</w:t>
        </w:r>
      </w:hyperlink>
      <w:r w:rsidRPr="00742A07">
        <w:rPr>
          <w:rFonts w:cstheme="minorHAnsi"/>
        </w:rPr>
        <w:t xml:space="preserve"> found a decrease of 19.2% over an 11 year period</w:t>
      </w:r>
    </w:p>
    <w:p w:rsidRPr="00742A07" w:rsidR="00EA2B88" w:rsidP="00EA2B88" w:rsidRDefault="00EA2B88" w14:paraId="63EB7A0C" w14:textId="77777777">
      <w:pPr>
        <w:pStyle w:val="NoSpacing"/>
        <w:rPr>
          <w:rFonts w:cstheme="minorHAnsi"/>
        </w:rPr>
      </w:pPr>
    </w:p>
    <w:p w:rsidRPr="00742A07" w:rsidR="00EA2B88" w:rsidP="00EA2B88" w:rsidRDefault="00EA2B88" w14:paraId="5BB61C03" w14:textId="77777777">
      <w:pPr>
        <w:pStyle w:val="NoSpacing"/>
        <w:rPr>
          <w:rFonts w:cstheme="minorHAnsi"/>
        </w:rPr>
      </w:pPr>
      <w:r w:rsidRPr="00742A07">
        <w:rPr>
          <w:rFonts w:cstheme="minorHAnsi"/>
        </w:rPr>
        <w:t>Other modeling studies</w:t>
      </w:r>
    </w:p>
    <w:p w:rsidRPr="00742A07" w:rsidR="00EA2B88" w:rsidP="00EA2B88" w:rsidRDefault="00EA2B88" w14:paraId="745D9061" w14:textId="77777777">
      <w:pPr>
        <w:pStyle w:val="NoSpacing"/>
        <w:numPr>
          <w:ilvl w:val="0"/>
          <w:numId w:val="27"/>
        </w:numPr>
        <w:rPr>
          <w:rFonts w:cstheme="minorHAnsi"/>
        </w:rPr>
      </w:pPr>
      <w:hyperlink w:history="1" r:id="rId39">
        <w:r w:rsidRPr="00A00758">
          <w:rPr>
            <w:rStyle w:val="Hyperlink"/>
            <w:rFonts w:cstheme="minorHAnsi"/>
          </w:rPr>
          <w:t>Muciño-Sandoval et al (2025)</w:t>
        </w:r>
      </w:hyperlink>
      <w:r w:rsidRPr="00742A07">
        <w:rPr>
          <w:rFonts w:cstheme="minorHAnsi"/>
        </w:rPr>
        <w:t xml:space="preserve"> found that modeling implementation PAHO targets in 2 phases in Mexico would lead to a decrease in sodium consumption of 25.2% by the first phase and 28.6% by the second phase</w:t>
      </w:r>
    </w:p>
    <w:p w:rsidRPr="00742A07" w:rsidR="00EA2B88" w:rsidP="00EA2B88" w:rsidRDefault="00EA2B88" w14:paraId="4478CBA7" w14:textId="77777777">
      <w:pPr>
        <w:pStyle w:val="NoSpacing"/>
        <w:numPr>
          <w:ilvl w:val="1"/>
          <w:numId w:val="27"/>
        </w:numPr>
        <w:rPr>
          <w:rFonts w:cstheme="minorHAnsi"/>
        </w:rPr>
      </w:pPr>
      <w:r w:rsidRPr="00742A07">
        <w:rPr>
          <w:rFonts w:cstheme="minorHAnsi"/>
        </w:rPr>
        <w:t>Using an estimate less than this is safe, but also gives us justification to not use Gaziano at 8%</w:t>
      </w:r>
    </w:p>
    <w:p w:rsidRPr="00742A07" w:rsidR="00EA2B88" w:rsidP="00EA2B88" w:rsidRDefault="00EA2B88" w14:paraId="6929AD97" w14:textId="77777777"/>
    <w:p w:rsidRPr="00960A3A" w:rsidR="00EA2B88" w:rsidP="00EA2B88" w:rsidRDefault="00EA2B88" w14:paraId="7EF57795" w14:textId="77777777">
      <w:pPr>
        <w:rPr>
          <w:color w:val="C00000"/>
        </w:rPr>
      </w:pPr>
    </w:p>
    <w:p w:rsidR="00EA2B88" w:rsidP="16F6AE46" w:rsidRDefault="00EA2B88" w14:paraId="64CBCF55" w14:textId="2A40A91C">
      <w:pPr>
        <w:rPr>
          <w:rFonts w:eastAsiaTheme="minorEastAsia"/>
          <w:b/>
          <w:bCs/>
        </w:rPr>
      </w:pPr>
      <w:r w:rsidRPr="16F6AE46">
        <w:rPr>
          <w:rFonts w:eastAsiaTheme="minorEastAsia"/>
          <w:b/>
          <w:bCs/>
        </w:rPr>
        <w:t>F. TAXATION</w:t>
      </w:r>
    </w:p>
    <w:p w:rsidRPr="001F5D5A" w:rsidR="00EA2B88" w:rsidP="00EA2B88" w:rsidRDefault="00EA2B88" w14:paraId="79DDDF12" w14:textId="77777777"/>
    <w:p w:rsidRPr="005341C0" w:rsidR="00EA2B88" w:rsidP="00EA2B88" w:rsidRDefault="00EA2B88" w14:paraId="4FC3A4A8" w14:textId="77777777">
      <w:pPr>
        <w:rPr>
          <w:u w:val="single"/>
        </w:rPr>
      </w:pPr>
      <w:commentRangeStart w:id="37"/>
      <w:r>
        <w:t>Study:</w:t>
      </w:r>
      <w:hyperlink r:id="rId40">
        <w:r w:rsidRPr="0B330533">
          <w:rPr>
            <w:rStyle w:val="Hyperlink"/>
          </w:rPr>
          <w:t xml:space="preserve"> </w:t>
        </w:r>
        <w:r w:rsidRPr="0B330533">
          <w:rPr>
            <w:rStyle w:val="Hyperlink"/>
            <w:b/>
            <w:bCs/>
          </w:rPr>
          <w:t>Saxena et al (2025)</w:t>
        </w:r>
        <w:commentRangeEnd w:id="37"/>
        <w:r w:rsidRPr="0B330533" w:rsidR="002D17E8">
          <w:rPr>
            <w:rStyle w:val="CommentReference"/>
            <w:b/>
            <w:bCs/>
            <w:color w:val="0563C1" w:themeColor="hyperlink"/>
            <w:sz w:val="24"/>
            <w:szCs w:val="24"/>
            <w:u w:val="single"/>
          </w:rPr>
          <w:commentReference w:id="37"/>
        </w:r>
        <w:r w:rsidRPr="0B330533">
          <w:rPr>
            <w:rStyle w:val="Hyperlink"/>
            <w:b/>
            <w:bCs/>
          </w:rPr>
          <w:t xml:space="preserve"> Estimated health impact, cost, and cost-effectiveness of taxation on unhealthy packaged foods in the Philippines: a modelling study</w:t>
        </w:r>
      </w:hyperlink>
    </w:p>
    <w:p w:rsidRPr="001F5D5A" w:rsidR="00EA2B88" w:rsidP="00EA2B88" w:rsidRDefault="00EA2B88" w14:paraId="1F90A942" w14:textId="77777777">
      <w:pPr>
        <w:pStyle w:val="ListParagraph"/>
        <w:numPr>
          <w:ilvl w:val="0"/>
          <w:numId w:val="27"/>
        </w:numPr>
      </w:pPr>
      <w:r w:rsidRPr="001F5D5A">
        <w:t>Policy</w:t>
      </w:r>
      <w:r>
        <w:t xml:space="preserve"> modeled</w:t>
      </w:r>
      <w:r w:rsidRPr="001F5D5A">
        <w:t xml:space="preserve">: 20% tax of foods high in salt in sugar, Philippines (modeled) </w:t>
      </w:r>
    </w:p>
    <w:p w:rsidRPr="001F5D5A" w:rsidR="00EA2B88" w:rsidP="00EA2B88" w:rsidRDefault="00EA2B88" w14:paraId="0BBA15DB" w14:textId="77777777">
      <w:pPr>
        <w:pStyle w:val="ListParagraph"/>
        <w:numPr>
          <w:ilvl w:val="0"/>
          <w:numId w:val="29"/>
        </w:numPr>
      </w:pPr>
      <w:r w:rsidRPr="001F5D5A">
        <w:t>Foods classified using:</w:t>
      </w:r>
    </w:p>
    <w:p w:rsidRPr="001F5D5A" w:rsidR="00EA2B88" w:rsidP="00EA2B88" w:rsidRDefault="00EA2B88" w14:paraId="7CE533F8" w14:textId="77777777">
      <w:pPr>
        <w:pStyle w:val="ListParagraph"/>
        <w:numPr>
          <w:ilvl w:val="1"/>
          <w:numId w:val="29"/>
        </w:numPr>
      </w:pPr>
      <w:r w:rsidRPr="001F5D5A">
        <w:t>WHO Western Pacific Regional Office (WPRO) nutrient profile model</w:t>
      </w:r>
    </w:p>
    <w:p w:rsidRPr="001F5D5A" w:rsidR="00EA2B88" w:rsidP="00EA2B88" w:rsidRDefault="00EA2B88" w14:paraId="0007A0E4" w14:textId="77777777">
      <w:pPr>
        <w:pStyle w:val="ListParagraph"/>
        <w:numPr>
          <w:ilvl w:val="1"/>
          <w:numId w:val="29"/>
        </w:numPr>
      </w:pPr>
      <w:r w:rsidRPr="001F5D5A">
        <w:t>WHO South</w:t>
      </w:r>
      <w:r w:rsidRPr="001F5D5A">
        <w:noBreakHyphen/>
      </w:r>
      <w:r w:rsidRPr="001F5D5A">
        <w:t>East Asia NPM thresholds used when WPRO thresholds unavailable</w:t>
      </w:r>
    </w:p>
    <w:p w:rsidRPr="001F5D5A" w:rsidR="00EA2B88" w:rsidP="00EA2B88" w:rsidRDefault="00EA2B88" w14:paraId="3FB3FE9B" w14:textId="77777777">
      <w:pPr>
        <w:pStyle w:val="ListParagraph"/>
        <w:numPr>
          <w:ilvl w:val="0"/>
          <w:numId w:val="29"/>
        </w:numPr>
      </w:pPr>
      <w:r w:rsidRPr="001F5D5A">
        <w:t>Mechanisms included:</w:t>
      </w:r>
    </w:p>
    <w:p w:rsidRPr="001F5D5A" w:rsidR="00EA2B88" w:rsidP="00EA2B88" w:rsidRDefault="00EA2B88" w14:paraId="773B477D" w14:textId="77777777">
      <w:pPr>
        <w:pStyle w:val="ListParagraph"/>
        <w:numPr>
          <w:ilvl w:val="1"/>
          <w:numId w:val="29"/>
        </w:numPr>
      </w:pPr>
      <w:r w:rsidRPr="001F5D5A">
        <w:t>Consumer response to higher prices</w:t>
      </w:r>
    </w:p>
    <w:p w:rsidRPr="001F5D5A" w:rsidR="00EA2B88" w:rsidP="00EA2B88" w:rsidRDefault="00EA2B88" w14:paraId="38328351" w14:textId="77777777">
      <w:pPr>
        <w:pStyle w:val="ListParagraph"/>
        <w:numPr>
          <w:ilvl w:val="1"/>
          <w:numId w:val="29"/>
        </w:numPr>
      </w:pPr>
      <w:r w:rsidRPr="001F5D5A">
        <w:t>Industry reformulation (assumed feasible for foods ≤50% above thresholds)</w:t>
      </w:r>
    </w:p>
    <w:p w:rsidR="00EA2B88" w:rsidP="00EA2B88" w:rsidRDefault="00EA2B88" w14:paraId="04E48C7A" w14:textId="77777777">
      <w:pPr>
        <w:pStyle w:val="ListParagraph"/>
        <w:numPr>
          <w:ilvl w:val="1"/>
          <w:numId w:val="29"/>
        </w:numPr>
      </w:pPr>
      <w:r w:rsidRPr="001F5D5A">
        <w:t>100% tax pass</w:t>
      </w:r>
      <w:r w:rsidRPr="001F5D5A">
        <w:noBreakHyphen/>
      </w:r>
      <w:r w:rsidRPr="001F5D5A">
        <w:t>through to consumer prices (base case)</w:t>
      </w:r>
    </w:p>
    <w:p w:rsidRPr="001F5D5A" w:rsidR="00EA2B88" w:rsidP="00EA2B88" w:rsidRDefault="00EA2B88" w14:paraId="4EEDD3D3" w14:textId="77777777">
      <w:pPr>
        <w:pStyle w:val="ListParagraph"/>
        <w:numPr>
          <w:ilvl w:val="0"/>
          <w:numId w:val="29"/>
        </w:numPr>
      </w:pPr>
      <w:r w:rsidRPr="001F5D5A">
        <w:t>Population: Adults of the Philippines, aged ≥25 years</w:t>
      </w:r>
    </w:p>
    <w:p w:rsidRPr="001F5D5A" w:rsidR="00EA2B88" w:rsidP="00EA2B88" w:rsidRDefault="00EA2B88" w14:paraId="14E425A3" w14:textId="77777777">
      <w:pPr>
        <w:pStyle w:val="ListParagraph"/>
        <w:numPr>
          <w:ilvl w:val="0"/>
          <w:numId w:val="29"/>
        </w:numPr>
      </w:pPr>
      <w:r w:rsidRPr="001F5D5A">
        <w:t>Found an absolute reduction: ≈100 mg sodium per day (at year 20)</w:t>
      </w:r>
    </w:p>
    <w:p w:rsidRPr="001F5D5A" w:rsidR="00EA2B88" w:rsidP="00EA2B88" w:rsidRDefault="00EA2B88" w14:paraId="0F84ABD8" w14:textId="77777777">
      <w:pPr>
        <w:pStyle w:val="ListParagraph"/>
        <w:numPr>
          <w:ilvl w:val="1"/>
          <w:numId w:val="29"/>
        </w:numPr>
      </w:pPr>
      <w:r w:rsidRPr="001F5D5A">
        <w:t xml:space="preserve">Relative reduction: </w:t>
      </w:r>
      <w:r w:rsidRPr="001F5D5A">
        <w:rPr>
          <w:b/>
          <w:bCs/>
        </w:rPr>
        <w:t>10% decrease</w:t>
      </w:r>
      <w:r w:rsidRPr="001F5D5A">
        <w:t xml:space="preserve"> in sodium intake</w:t>
      </w:r>
    </w:p>
    <w:p w:rsidRPr="001F5D5A" w:rsidR="00EA2B88" w:rsidP="00EA2B88" w:rsidRDefault="00EA2B88" w14:paraId="6FC137D6" w14:textId="77777777">
      <w:pPr>
        <w:pStyle w:val="ListParagraph"/>
        <w:numPr>
          <w:ilvl w:val="0"/>
          <w:numId w:val="29"/>
        </w:numPr>
      </w:pPr>
      <w:r w:rsidRPr="001F5D5A">
        <w:t>Limitations: modeled; though no other options; tax doesn’t include fat; seems very high compared to other estimates</w:t>
      </w:r>
    </w:p>
    <w:p w:rsidRPr="001F5D5A" w:rsidR="00EA2B88" w:rsidP="00EA2B88" w:rsidRDefault="00EA2B88" w14:paraId="6287F9B0" w14:textId="77777777"/>
    <w:p w:rsidRPr="001F5D5A" w:rsidR="00EA2B88" w:rsidP="00EA2B88" w:rsidRDefault="00EA2B88" w14:paraId="1582B2D3" w14:textId="77777777">
      <w:r w:rsidRPr="001F5D5A">
        <w:t>Other studies:</w:t>
      </w:r>
    </w:p>
    <w:p w:rsidRPr="001F5D5A" w:rsidR="00EA2B88" w:rsidP="00EA2B88" w:rsidRDefault="00EA2B88" w14:paraId="521312FB" w14:textId="77777777">
      <w:pPr>
        <w:pStyle w:val="ListParagraph"/>
        <w:numPr>
          <w:ilvl w:val="0"/>
          <w:numId w:val="13"/>
        </w:numPr>
      </w:pPr>
      <w:r w:rsidRPr="001F5D5A">
        <w:t>India (</w:t>
      </w:r>
      <w:hyperlink w:history="1" r:id="rId41">
        <w:r w:rsidRPr="001F5D5A">
          <w:rPr>
            <w:rStyle w:val="Hyperlink"/>
          </w:rPr>
          <w:t>Roche, et al 2026</w:t>
        </w:r>
      </w:hyperlink>
      <w:r w:rsidRPr="001F5D5A">
        <w:t>) study modeled a particular tax structure, which makes the intervention less “standard”—but, this study found a decrease of 1.63% sodium over 30 years (40%GST)</w:t>
      </w:r>
    </w:p>
    <w:p w:rsidR="00EA2B88" w:rsidP="00EA2B88" w:rsidRDefault="00EA2B88" w14:paraId="40CC0837" w14:textId="77777777">
      <w:pPr>
        <w:pStyle w:val="ListParagraph"/>
        <w:numPr>
          <w:ilvl w:val="0"/>
          <w:numId w:val="13"/>
        </w:numPr>
      </w:pPr>
      <w:r w:rsidRPr="001F5D5A">
        <w:t>New Australia study (</w:t>
      </w:r>
      <w:hyperlink w:history="1" r:id="rId42">
        <w:r w:rsidRPr="001F5D5A">
          <w:rPr>
            <w:rStyle w:val="Hyperlink"/>
          </w:rPr>
          <w:t>Davies, et al 2026</w:t>
        </w:r>
      </w:hyperlink>
      <w:r w:rsidRPr="001F5D5A">
        <w:t xml:space="preserve">) found over the lifetime of the current population: there would be a 110 mg/day decrease in Na consumption which is about 3.22% (derived not reported) </w:t>
      </w:r>
    </w:p>
    <w:p w:rsidRPr="001F5D5A" w:rsidR="00EA2B88" w:rsidP="00EA2B88" w:rsidRDefault="00EA2B88" w14:paraId="6E64086F" w14:textId="77777777">
      <w:pPr>
        <w:pStyle w:val="ListParagraph"/>
        <w:numPr>
          <w:ilvl w:val="0"/>
          <w:numId w:val="13"/>
        </w:numPr>
      </w:pPr>
      <w:r>
        <w:t>Older Australia study (</w:t>
      </w:r>
      <w:hyperlink w:history="1" r:id="rId43">
        <w:r w:rsidRPr="001466FB">
          <w:rPr>
            <w:rStyle w:val="Hyperlink"/>
          </w:rPr>
          <w:t>Cobiac, et al. 2017</w:t>
        </w:r>
      </w:hyperlink>
      <w:r>
        <w:t xml:space="preserve">) found that </w:t>
      </w:r>
      <w:r w:rsidRPr="005A1154">
        <w:t>excess salt tax</w:t>
      </w:r>
      <w:r>
        <w:t xml:space="preserve"> (</w:t>
      </w:r>
      <w:r w:rsidRPr="005A1154">
        <w:t>Tax rate: $0.30 tax/1 g of sodium</w:t>
      </w:r>
      <w:r>
        <w:t xml:space="preserve">) </w:t>
      </w:r>
      <w:r w:rsidRPr="005A1154">
        <w:t>lead to reductions in sodium intake (-67 mg/day) and energy intake (-161 kJ/day)</w:t>
      </w:r>
    </w:p>
    <w:p w:rsidRPr="001F5D5A" w:rsidR="00EA2B88" w:rsidP="00EA2B88" w:rsidRDefault="00EA2B88" w14:paraId="0EA47E17" w14:textId="77777777">
      <w:pPr>
        <w:pStyle w:val="ListParagraph"/>
        <w:numPr>
          <w:ilvl w:val="0"/>
          <w:numId w:val="13"/>
        </w:numPr>
      </w:pPr>
      <w:hyperlink w:history="1" r:id="rId44">
        <w:r w:rsidRPr="00455D71">
          <w:rPr>
            <w:rStyle w:val="Hyperlink"/>
          </w:rPr>
          <w:t>Dodd et al (2020),</w:t>
        </w:r>
      </w:hyperlink>
      <w:r w:rsidRPr="001F5D5A">
        <w:t xml:space="preserve"> a systematic review found modeling studies predicted a 1-11% decrease in salt intake</w:t>
      </w:r>
    </w:p>
    <w:p w:rsidR="00EA2B88" w:rsidP="00EA2B88" w:rsidRDefault="00EA2B88" w14:paraId="4B5E31E4" w14:textId="77777777">
      <w:pPr>
        <w:rPr>
          <w:rFonts w:eastAsiaTheme="minorEastAsia"/>
        </w:rPr>
      </w:pPr>
    </w:p>
    <w:p w:rsidR="00EA2B88" w:rsidP="00EA2B88" w:rsidRDefault="00EA2B88" w14:paraId="77ACD077" w14:textId="77777777">
      <w:pPr>
        <w:rPr>
          <w:rFonts w:eastAsiaTheme="minorEastAsia"/>
        </w:rPr>
      </w:pPr>
    </w:p>
    <w:p w:rsidR="00EA2B88" w:rsidP="00EA2B88" w:rsidRDefault="00EA2B88" w14:paraId="3BC660DD" w14:textId="77777777">
      <w:pPr>
        <w:rPr>
          <w:rFonts w:eastAsiaTheme="minorEastAsia"/>
        </w:rPr>
      </w:pPr>
      <w:commentRangeStart w:id="38"/>
      <w:r w:rsidRPr="0D147224">
        <w:rPr>
          <w:b/>
          <w:bCs/>
        </w:rPr>
        <w:t>3. Increase in processed food, by region, by year:</w:t>
      </w:r>
      <w:commentRangeEnd w:id="38"/>
      <w:r w:rsidR="002D17E8">
        <w:rPr>
          <w:rStyle w:val="CommentReference"/>
          <w:rFonts w:eastAsiaTheme="minorEastAsia"/>
          <w:sz w:val="24"/>
          <w:szCs w:val="24"/>
        </w:rPr>
        <w:commentReference w:id="38"/>
      </w:r>
    </w:p>
    <w:p w:rsidR="00EA2B88" w:rsidP="00EA2B88" w:rsidRDefault="00EA2B88" w14:paraId="447ECCE3" w14:textId="77777777">
      <w:pPr>
        <w:rPr>
          <w:rFonts w:eastAsiaTheme="minorEastAsia"/>
        </w:rPr>
      </w:pPr>
      <w:r w:rsidRPr="0D147224">
        <w:rPr>
          <w:rFonts w:eastAsiaTheme="minorEastAsia"/>
        </w:rPr>
        <w:t>Study: Vandevijvere et al. Global trends in ultraprocessed food and drink product sales and their association with adult body mass index trajectories (2019)</w:t>
      </w:r>
    </w:p>
    <w:tbl>
      <w:tblPr>
        <w:tblW w:w="0" w:type="auto"/>
        <w:tblLayout w:type="fixed"/>
        <w:tblLook w:val="06A0" w:firstRow="1" w:lastRow="0" w:firstColumn="1" w:lastColumn="0" w:noHBand="1" w:noVBand="1"/>
      </w:tblPr>
      <w:tblGrid>
        <w:gridCol w:w="3765"/>
        <w:gridCol w:w="5698"/>
      </w:tblGrid>
      <w:tr w:rsidR="00EA2B88" w:rsidTr="00585001" w14:paraId="792975CF" w14:textId="77777777">
        <w:trPr>
          <w:trHeight w:val="315"/>
        </w:trPr>
        <w:tc>
          <w:tcPr>
            <w:tcW w:w="3765" w:type="dxa"/>
            <w:tcBorders>
              <w:top w:val="single" w:color="8EA9DB" w:sz="4" w:space="0"/>
              <w:left w:val="single" w:color="8EA9DB" w:sz="4" w:space="0"/>
              <w:bottom w:val="single" w:color="8EA9DB" w:sz="4" w:space="0"/>
              <w:right w:val="nil"/>
            </w:tcBorders>
            <w:shd w:val="clear" w:color="auto" w:fill="4472C4" w:themeFill="accent1"/>
            <w:tcMar>
              <w:top w:w="15" w:type="dxa"/>
              <w:left w:w="15" w:type="dxa"/>
              <w:right w:w="15" w:type="dxa"/>
            </w:tcMar>
            <w:vAlign w:val="bottom"/>
          </w:tcPr>
          <w:p w:rsidR="00EA2B88" w:rsidP="00585001" w:rsidRDefault="00EA2B88" w14:paraId="4F86E8B2" w14:textId="77777777">
            <w:pPr>
              <w:rPr>
                <w:rFonts w:ascii="Calibri" w:hAnsi="Calibri" w:eastAsia="Calibri" w:cs="Calibri"/>
                <w:b/>
                <w:bCs/>
                <w:color w:val="FFFFFF" w:themeColor="background1"/>
              </w:rPr>
            </w:pPr>
            <w:r w:rsidRPr="0D147224">
              <w:rPr>
                <w:rFonts w:ascii="Calibri" w:hAnsi="Calibri" w:eastAsia="Calibri" w:cs="Calibri"/>
                <w:b/>
                <w:bCs/>
                <w:color w:val="FFFFFF" w:themeColor="background1"/>
              </w:rPr>
              <w:t>Region</w:t>
            </w:r>
          </w:p>
        </w:tc>
        <w:tc>
          <w:tcPr>
            <w:tcW w:w="5698" w:type="dxa"/>
            <w:tcBorders>
              <w:top w:val="single" w:color="8EA9DB" w:sz="4" w:space="0"/>
              <w:left w:val="nil"/>
              <w:bottom w:val="single" w:color="8EA9DB" w:sz="4" w:space="0"/>
              <w:right w:val="nil"/>
            </w:tcBorders>
            <w:shd w:val="clear" w:color="auto" w:fill="4472C4" w:themeFill="accent1"/>
            <w:tcMar>
              <w:top w:w="15" w:type="dxa"/>
              <w:left w:w="15" w:type="dxa"/>
              <w:right w:w="15" w:type="dxa"/>
            </w:tcMar>
            <w:vAlign w:val="bottom"/>
          </w:tcPr>
          <w:p w:rsidR="00EA2B88" w:rsidP="00585001" w:rsidRDefault="00EA2B88" w14:paraId="0599D267" w14:textId="77777777">
            <w:pPr>
              <w:rPr>
                <w:rFonts w:ascii="Calibri" w:hAnsi="Calibri" w:eastAsia="Calibri" w:cs="Calibri"/>
                <w:b/>
                <w:bCs/>
                <w:color w:val="FFFFFF" w:themeColor="background1"/>
              </w:rPr>
            </w:pPr>
            <w:r w:rsidRPr="0D147224">
              <w:rPr>
                <w:rFonts w:ascii="Calibri" w:hAnsi="Calibri" w:eastAsia="Calibri" w:cs="Calibri"/>
                <w:b/>
                <w:bCs/>
                <w:color w:val="FFFFFF" w:themeColor="background1"/>
              </w:rPr>
              <w:t>UPFoods- Change in volume of sales 2002-2016</w:t>
            </w:r>
          </w:p>
        </w:tc>
      </w:tr>
      <w:tr w:rsidR="00EA2B88" w:rsidTr="00585001" w14:paraId="164A6C13" w14:textId="77777777">
        <w:trPr>
          <w:trHeight w:val="330"/>
        </w:trPr>
        <w:tc>
          <w:tcPr>
            <w:tcW w:w="3765" w:type="dxa"/>
            <w:tcBorders>
              <w:top w:val="single" w:color="8EA9DB" w:sz="4" w:space="0"/>
              <w:left w:val="single" w:color="8EA9DB" w:sz="4" w:space="0"/>
              <w:bottom w:val="single" w:color="8EA9DB" w:sz="4" w:space="0"/>
              <w:right w:val="nil"/>
            </w:tcBorders>
            <w:shd w:val="clear" w:color="auto" w:fill="D9E1F2"/>
            <w:tcMar>
              <w:top w:w="15" w:type="dxa"/>
              <w:left w:w="15" w:type="dxa"/>
              <w:right w:w="15" w:type="dxa"/>
            </w:tcMar>
            <w:vAlign w:val="bottom"/>
          </w:tcPr>
          <w:p w:rsidR="00EA2B88" w:rsidP="00585001" w:rsidRDefault="00EA2B88" w14:paraId="46996F79" w14:textId="77777777">
            <w:pPr>
              <w:rPr>
                <w:rFonts w:ascii="Calibri" w:hAnsi="Calibri" w:eastAsia="Calibri" w:cs="Calibri"/>
                <w:color w:val="000000" w:themeColor="text1"/>
              </w:rPr>
            </w:pPr>
            <w:r w:rsidRPr="0D147224">
              <w:rPr>
                <w:rFonts w:ascii="Calibri" w:hAnsi="Calibri" w:eastAsia="Calibri" w:cs="Calibri"/>
                <w:color w:val="000000" w:themeColor="text1"/>
              </w:rPr>
              <w:t>South and Southeast Asia</w:t>
            </w:r>
          </w:p>
        </w:tc>
        <w:tc>
          <w:tcPr>
            <w:tcW w:w="5698" w:type="dxa"/>
            <w:tcBorders>
              <w:top w:val="single" w:color="8EA9DB" w:sz="4" w:space="0"/>
              <w:left w:val="nil"/>
              <w:bottom w:val="single" w:color="8EA9DB" w:sz="4" w:space="0"/>
              <w:right w:val="nil"/>
            </w:tcBorders>
            <w:shd w:val="clear" w:color="auto" w:fill="D9E1F2"/>
            <w:tcMar>
              <w:top w:w="15" w:type="dxa"/>
              <w:left w:w="15" w:type="dxa"/>
              <w:right w:w="15" w:type="dxa"/>
            </w:tcMar>
            <w:vAlign w:val="bottom"/>
          </w:tcPr>
          <w:p w:rsidR="00EA2B88" w:rsidP="00585001" w:rsidRDefault="00EA2B88" w14:paraId="075656BE" w14:textId="77777777">
            <w:pPr>
              <w:rPr>
                <w:rFonts w:ascii="Calibri" w:hAnsi="Calibri" w:eastAsia="Calibri" w:cs="Calibri"/>
                <w:color w:val="000000" w:themeColor="text1"/>
              </w:rPr>
            </w:pPr>
            <w:r w:rsidRPr="0D147224">
              <w:rPr>
                <w:rFonts w:ascii="Calibri" w:hAnsi="Calibri" w:eastAsia="Calibri" w:cs="Calibri"/>
                <w:color w:val="000000" w:themeColor="text1"/>
              </w:rPr>
              <w:t>67.30%</w:t>
            </w:r>
          </w:p>
        </w:tc>
      </w:tr>
      <w:tr w:rsidR="00EA2B88" w:rsidTr="00585001" w14:paraId="7597E45B" w14:textId="77777777">
        <w:trPr>
          <w:trHeight w:val="330"/>
        </w:trPr>
        <w:tc>
          <w:tcPr>
            <w:tcW w:w="3765" w:type="dxa"/>
            <w:tcBorders>
              <w:top w:val="single" w:color="8EA9DB" w:sz="4" w:space="0"/>
              <w:left w:val="single" w:color="8EA9DB" w:sz="4" w:space="0"/>
              <w:bottom w:val="single" w:color="8EA9DB" w:sz="4" w:space="0"/>
              <w:right w:val="nil"/>
            </w:tcBorders>
            <w:tcMar>
              <w:top w:w="15" w:type="dxa"/>
              <w:left w:w="15" w:type="dxa"/>
              <w:right w:w="15" w:type="dxa"/>
            </w:tcMar>
            <w:vAlign w:val="bottom"/>
          </w:tcPr>
          <w:p w:rsidR="00EA2B88" w:rsidP="00585001" w:rsidRDefault="00EA2B88" w14:paraId="4020DF75" w14:textId="77777777">
            <w:pPr>
              <w:rPr>
                <w:rFonts w:ascii="Calibri" w:hAnsi="Calibri" w:eastAsia="Calibri" w:cs="Calibri"/>
                <w:color w:val="000000" w:themeColor="text1"/>
              </w:rPr>
            </w:pPr>
            <w:r w:rsidRPr="0D147224">
              <w:rPr>
                <w:rFonts w:ascii="Calibri" w:hAnsi="Calibri" w:eastAsia="Calibri" w:cs="Calibri"/>
                <w:color w:val="000000" w:themeColor="text1"/>
              </w:rPr>
              <w:t>North Africa and the Middle East</w:t>
            </w:r>
          </w:p>
        </w:tc>
        <w:tc>
          <w:tcPr>
            <w:tcW w:w="5698" w:type="dxa"/>
            <w:tcBorders>
              <w:top w:val="single" w:color="8EA9DB" w:sz="4" w:space="0"/>
              <w:left w:val="nil"/>
              <w:bottom w:val="single" w:color="8EA9DB" w:sz="4" w:space="0"/>
              <w:right w:val="nil"/>
            </w:tcBorders>
            <w:tcMar>
              <w:top w:w="15" w:type="dxa"/>
              <w:left w:w="15" w:type="dxa"/>
              <w:right w:w="15" w:type="dxa"/>
            </w:tcMar>
            <w:vAlign w:val="bottom"/>
          </w:tcPr>
          <w:p w:rsidR="00EA2B88" w:rsidP="00585001" w:rsidRDefault="00EA2B88" w14:paraId="48295B14" w14:textId="77777777">
            <w:pPr>
              <w:rPr>
                <w:rFonts w:ascii="Calibri" w:hAnsi="Calibri" w:eastAsia="Calibri" w:cs="Calibri"/>
                <w:color w:val="000000" w:themeColor="text1"/>
              </w:rPr>
            </w:pPr>
            <w:r w:rsidRPr="0D147224">
              <w:rPr>
                <w:rFonts w:ascii="Calibri" w:hAnsi="Calibri" w:eastAsia="Calibri" w:cs="Calibri"/>
                <w:color w:val="000000" w:themeColor="text1"/>
              </w:rPr>
              <w:t>57.60%</w:t>
            </w:r>
          </w:p>
        </w:tc>
      </w:tr>
      <w:tr w:rsidR="00EA2B88" w:rsidTr="00585001" w14:paraId="3CD331FD" w14:textId="77777777">
        <w:trPr>
          <w:trHeight w:val="330"/>
        </w:trPr>
        <w:tc>
          <w:tcPr>
            <w:tcW w:w="3765" w:type="dxa"/>
            <w:tcBorders>
              <w:top w:val="single" w:color="8EA9DB" w:sz="4" w:space="0"/>
              <w:left w:val="single" w:color="8EA9DB" w:sz="4" w:space="0"/>
              <w:bottom w:val="single" w:color="8EA9DB" w:sz="4" w:space="0"/>
              <w:right w:val="nil"/>
            </w:tcBorders>
            <w:shd w:val="clear" w:color="auto" w:fill="D9E1F2"/>
            <w:tcMar>
              <w:top w:w="15" w:type="dxa"/>
              <w:left w:w="15" w:type="dxa"/>
              <w:right w:w="15" w:type="dxa"/>
            </w:tcMar>
            <w:vAlign w:val="bottom"/>
          </w:tcPr>
          <w:p w:rsidR="00EA2B88" w:rsidP="00585001" w:rsidRDefault="00EA2B88" w14:paraId="5F206BF2" w14:textId="77777777">
            <w:pPr>
              <w:rPr>
                <w:rFonts w:ascii="Calibri" w:hAnsi="Calibri" w:eastAsia="Calibri" w:cs="Calibri"/>
                <w:color w:val="000000" w:themeColor="text1"/>
              </w:rPr>
            </w:pPr>
            <w:r w:rsidRPr="0D147224">
              <w:rPr>
                <w:rFonts w:ascii="Calibri" w:hAnsi="Calibri" w:eastAsia="Calibri" w:cs="Calibri"/>
                <w:color w:val="000000" w:themeColor="text1"/>
              </w:rPr>
              <w:t>Africa</w:t>
            </w:r>
          </w:p>
        </w:tc>
        <w:tc>
          <w:tcPr>
            <w:tcW w:w="5698" w:type="dxa"/>
            <w:tcBorders>
              <w:top w:val="single" w:color="8EA9DB" w:sz="4" w:space="0"/>
              <w:left w:val="nil"/>
              <w:bottom w:val="single" w:color="8EA9DB" w:sz="4" w:space="0"/>
              <w:right w:val="nil"/>
            </w:tcBorders>
            <w:shd w:val="clear" w:color="auto" w:fill="D9E1F2"/>
            <w:tcMar>
              <w:top w:w="15" w:type="dxa"/>
              <w:left w:w="15" w:type="dxa"/>
              <w:right w:w="15" w:type="dxa"/>
            </w:tcMar>
            <w:vAlign w:val="bottom"/>
          </w:tcPr>
          <w:p w:rsidR="00EA2B88" w:rsidP="00585001" w:rsidRDefault="00EA2B88" w14:paraId="79DA0A89" w14:textId="77777777">
            <w:pPr>
              <w:rPr>
                <w:rFonts w:ascii="Calibri" w:hAnsi="Calibri" w:eastAsia="Calibri" w:cs="Calibri"/>
                <w:color w:val="000000" w:themeColor="text1"/>
              </w:rPr>
            </w:pPr>
            <w:r w:rsidRPr="0D147224">
              <w:rPr>
                <w:rFonts w:ascii="Calibri" w:hAnsi="Calibri" w:eastAsia="Calibri" w:cs="Calibri"/>
                <w:color w:val="000000" w:themeColor="text1"/>
              </w:rPr>
              <w:t>-</w:t>
            </w:r>
          </w:p>
        </w:tc>
      </w:tr>
      <w:tr w:rsidR="00EA2B88" w:rsidTr="00585001" w14:paraId="24381B29" w14:textId="77777777">
        <w:trPr>
          <w:trHeight w:val="330"/>
        </w:trPr>
        <w:tc>
          <w:tcPr>
            <w:tcW w:w="3765" w:type="dxa"/>
            <w:tcBorders>
              <w:top w:val="single" w:color="8EA9DB" w:sz="4" w:space="0"/>
              <w:left w:val="single" w:color="8EA9DB" w:sz="4" w:space="0"/>
              <w:bottom w:val="single" w:color="8EA9DB" w:sz="4" w:space="0"/>
              <w:right w:val="nil"/>
            </w:tcBorders>
            <w:tcMar>
              <w:top w:w="15" w:type="dxa"/>
              <w:left w:w="15" w:type="dxa"/>
              <w:right w:w="15" w:type="dxa"/>
            </w:tcMar>
            <w:vAlign w:val="bottom"/>
          </w:tcPr>
          <w:p w:rsidR="00EA2B88" w:rsidP="00585001" w:rsidRDefault="00EA2B88" w14:paraId="0D31994B" w14:textId="77777777">
            <w:pPr>
              <w:rPr>
                <w:rFonts w:ascii="Calibri" w:hAnsi="Calibri" w:eastAsia="Calibri" w:cs="Calibri"/>
                <w:color w:val="000000" w:themeColor="text1"/>
              </w:rPr>
            </w:pPr>
            <w:r w:rsidRPr="0D147224">
              <w:rPr>
                <w:rFonts w:ascii="Calibri" w:hAnsi="Calibri" w:eastAsia="Calibri" w:cs="Calibri"/>
                <w:color w:val="000000" w:themeColor="text1"/>
              </w:rPr>
              <w:t>Western Europe</w:t>
            </w:r>
          </w:p>
        </w:tc>
        <w:tc>
          <w:tcPr>
            <w:tcW w:w="5698" w:type="dxa"/>
            <w:tcBorders>
              <w:top w:val="single" w:color="8EA9DB" w:sz="4" w:space="0"/>
              <w:left w:val="nil"/>
              <w:bottom w:val="single" w:color="8EA9DB" w:sz="4" w:space="0"/>
              <w:right w:val="nil"/>
            </w:tcBorders>
            <w:tcMar>
              <w:top w:w="15" w:type="dxa"/>
              <w:left w:w="15" w:type="dxa"/>
              <w:right w:w="15" w:type="dxa"/>
            </w:tcMar>
            <w:vAlign w:val="bottom"/>
          </w:tcPr>
          <w:p w:rsidR="00EA2B88" w:rsidP="00585001" w:rsidRDefault="00EA2B88" w14:paraId="42D298AE" w14:textId="77777777">
            <w:pPr>
              <w:rPr>
                <w:rFonts w:ascii="Calibri" w:hAnsi="Calibri" w:eastAsia="Calibri" w:cs="Calibri"/>
                <w:color w:val="000000" w:themeColor="text1"/>
              </w:rPr>
            </w:pPr>
            <w:r w:rsidRPr="0D147224">
              <w:rPr>
                <w:rFonts w:ascii="Calibri" w:hAnsi="Calibri" w:eastAsia="Calibri" w:cs="Calibri"/>
                <w:color w:val="000000" w:themeColor="text1"/>
              </w:rPr>
              <w:t>-3.80%</w:t>
            </w:r>
          </w:p>
        </w:tc>
      </w:tr>
      <w:tr w:rsidR="00EA2B88" w:rsidTr="00585001" w14:paraId="5A95C216" w14:textId="77777777">
        <w:trPr>
          <w:trHeight w:val="330"/>
        </w:trPr>
        <w:tc>
          <w:tcPr>
            <w:tcW w:w="3765" w:type="dxa"/>
            <w:tcBorders>
              <w:top w:val="single" w:color="8EA9DB" w:sz="4" w:space="0"/>
              <w:left w:val="single" w:color="8EA9DB" w:sz="4" w:space="0"/>
              <w:bottom w:val="single" w:color="8EA9DB" w:sz="4" w:space="0"/>
              <w:right w:val="nil"/>
            </w:tcBorders>
            <w:shd w:val="clear" w:color="auto" w:fill="D9E1F2"/>
            <w:tcMar>
              <w:top w:w="15" w:type="dxa"/>
              <w:left w:w="15" w:type="dxa"/>
              <w:right w:w="15" w:type="dxa"/>
            </w:tcMar>
            <w:vAlign w:val="bottom"/>
          </w:tcPr>
          <w:p w:rsidR="00EA2B88" w:rsidP="00585001" w:rsidRDefault="00EA2B88" w14:paraId="1776C678" w14:textId="77777777">
            <w:pPr>
              <w:rPr>
                <w:rFonts w:ascii="Calibri" w:hAnsi="Calibri" w:eastAsia="Calibri" w:cs="Calibri"/>
                <w:color w:val="000000" w:themeColor="text1"/>
              </w:rPr>
            </w:pPr>
            <w:r w:rsidRPr="0D147224">
              <w:rPr>
                <w:rFonts w:ascii="Calibri" w:hAnsi="Calibri" w:eastAsia="Calibri" w:cs="Calibri"/>
                <w:color w:val="000000" w:themeColor="text1"/>
              </w:rPr>
              <w:t>North America and Australasia</w:t>
            </w:r>
          </w:p>
        </w:tc>
        <w:tc>
          <w:tcPr>
            <w:tcW w:w="5698" w:type="dxa"/>
            <w:tcBorders>
              <w:top w:val="single" w:color="8EA9DB" w:sz="4" w:space="0"/>
              <w:left w:val="nil"/>
              <w:bottom w:val="single" w:color="8EA9DB" w:sz="4" w:space="0"/>
              <w:right w:val="nil"/>
            </w:tcBorders>
            <w:shd w:val="clear" w:color="auto" w:fill="D9E1F2"/>
            <w:tcMar>
              <w:top w:w="15" w:type="dxa"/>
              <w:left w:w="15" w:type="dxa"/>
              <w:right w:w="15" w:type="dxa"/>
            </w:tcMar>
            <w:vAlign w:val="bottom"/>
          </w:tcPr>
          <w:p w:rsidR="00EA2B88" w:rsidP="00585001" w:rsidRDefault="00EA2B88" w14:paraId="42A8A383" w14:textId="77777777">
            <w:pPr>
              <w:rPr>
                <w:rFonts w:ascii="Calibri" w:hAnsi="Calibri" w:eastAsia="Calibri" w:cs="Calibri"/>
                <w:color w:val="000000" w:themeColor="text1"/>
              </w:rPr>
            </w:pPr>
            <w:r w:rsidRPr="0D147224">
              <w:rPr>
                <w:rFonts w:ascii="Calibri" w:hAnsi="Calibri" w:eastAsia="Calibri" w:cs="Calibri"/>
                <w:color w:val="000000" w:themeColor="text1"/>
              </w:rPr>
              <w:t>-2.20%</w:t>
            </w:r>
          </w:p>
        </w:tc>
      </w:tr>
      <w:tr w:rsidR="00EA2B88" w:rsidTr="00585001" w14:paraId="78772220" w14:textId="77777777">
        <w:trPr>
          <w:trHeight w:val="330"/>
        </w:trPr>
        <w:tc>
          <w:tcPr>
            <w:tcW w:w="3765" w:type="dxa"/>
            <w:tcBorders>
              <w:top w:val="single" w:color="8EA9DB" w:sz="4" w:space="0"/>
              <w:left w:val="single" w:color="8EA9DB" w:sz="4" w:space="0"/>
              <w:bottom w:val="single" w:color="8EA9DB" w:sz="4" w:space="0"/>
              <w:right w:val="nil"/>
            </w:tcBorders>
            <w:tcMar>
              <w:top w:w="15" w:type="dxa"/>
              <w:left w:w="15" w:type="dxa"/>
              <w:right w:w="15" w:type="dxa"/>
            </w:tcMar>
            <w:vAlign w:val="bottom"/>
          </w:tcPr>
          <w:p w:rsidR="00EA2B88" w:rsidP="00585001" w:rsidRDefault="00EA2B88" w14:paraId="3E43BC9B" w14:textId="77777777">
            <w:pPr>
              <w:rPr>
                <w:rFonts w:ascii="Calibri" w:hAnsi="Calibri" w:eastAsia="Calibri" w:cs="Calibri"/>
                <w:color w:val="000000" w:themeColor="text1"/>
              </w:rPr>
            </w:pPr>
            <w:r w:rsidRPr="0D147224">
              <w:rPr>
                <w:rFonts w:ascii="Calibri" w:hAnsi="Calibri" w:eastAsia="Calibri" w:cs="Calibri"/>
                <w:color w:val="000000" w:themeColor="text1"/>
              </w:rPr>
              <w:t>Latin America and the Caribbean</w:t>
            </w:r>
          </w:p>
        </w:tc>
        <w:tc>
          <w:tcPr>
            <w:tcW w:w="5698" w:type="dxa"/>
            <w:tcBorders>
              <w:top w:val="single" w:color="8EA9DB" w:sz="4" w:space="0"/>
              <w:left w:val="nil"/>
              <w:bottom w:val="single" w:color="8EA9DB" w:sz="4" w:space="0"/>
              <w:right w:val="nil"/>
            </w:tcBorders>
            <w:tcMar>
              <w:top w:w="15" w:type="dxa"/>
              <w:left w:w="15" w:type="dxa"/>
              <w:right w:w="15" w:type="dxa"/>
            </w:tcMar>
            <w:vAlign w:val="bottom"/>
          </w:tcPr>
          <w:p w:rsidR="00EA2B88" w:rsidP="00585001" w:rsidRDefault="00EA2B88" w14:paraId="47A74E64" w14:textId="77777777">
            <w:pPr>
              <w:rPr>
                <w:rFonts w:ascii="Calibri" w:hAnsi="Calibri" w:eastAsia="Calibri" w:cs="Calibri"/>
                <w:color w:val="000000" w:themeColor="text1"/>
              </w:rPr>
            </w:pPr>
            <w:r w:rsidRPr="0D147224">
              <w:rPr>
                <w:rFonts w:ascii="Calibri" w:hAnsi="Calibri" w:eastAsia="Calibri" w:cs="Calibri"/>
                <w:color w:val="000000" w:themeColor="text1"/>
              </w:rPr>
              <w:t>-</w:t>
            </w:r>
          </w:p>
        </w:tc>
      </w:tr>
      <w:tr w:rsidR="00EA2B88" w:rsidTr="00585001" w14:paraId="7C81B544" w14:textId="77777777">
        <w:trPr>
          <w:trHeight w:val="330"/>
        </w:trPr>
        <w:tc>
          <w:tcPr>
            <w:tcW w:w="3765" w:type="dxa"/>
            <w:tcBorders>
              <w:top w:val="single" w:color="8EA9DB" w:sz="4" w:space="0"/>
              <w:left w:val="single" w:color="8EA9DB" w:sz="4" w:space="0"/>
              <w:bottom w:val="single" w:color="8EA9DB" w:sz="4" w:space="0"/>
              <w:right w:val="nil"/>
            </w:tcBorders>
            <w:shd w:val="clear" w:color="auto" w:fill="D9E1F2"/>
            <w:tcMar>
              <w:top w:w="15" w:type="dxa"/>
              <w:left w:w="15" w:type="dxa"/>
              <w:right w:w="15" w:type="dxa"/>
            </w:tcMar>
            <w:vAlign w:val="bottom"/>
          </w:tcPr>
          <w:p w:rsidR="00EA2B88" w:rsidP="00585001" w:rsidRDefault="00EA2B88" w14:paraId="0D6510A0" w14:textId="77777777">
            <w:pPr>
              <w:rPr>
                <w:rFonts w:ascii="Calibri" w:hAnsi="Calibri" w:eastAsia="Calibri" w:cs="Calibri"/>
                <w:color w:val="000000" w:themeColor="text1"/>
              </w:rPr>
            </w:pPr>
            <w:r w:rsidRPr="0D147224">
              <w:rPr>
                <w:rFonts w:ascii="Calibri" w:hAnsi="Calibri" w:eastAsia="Calibri" w:cs="Calibri"/>
                <w:color w:val="000000" w:themeColor="text1"/>
              </w:rPr>
              <w:t>Central and Eastern Europe</w:t>
            </w:r>
          </w:p>
        </w:tc>
        <w:tc>
          <w:tcPr>
            <w:tcW w:w="5698" w:type="dxa"/>
            <w:tcBorders>
              <w:top w:val="single" w:color="8EA9DB" w:sz="4" w:space="0"/>
              <w:left w:val="nil"/>
              <w:bottom w:val="single" w:color="8EA9DB" w:sz="4" w:space="0"/>
              <w:right w:val="nil"/>
            </w:tcBorders>
            <w:shd w:val="clear" w:color="auto" w:fill="D9E1F2"/>
            <w:tcMar>
              <w:top w:w="15" w:type="dxa"/>
              <w:left w:w="15" w:type="dxa"/>
              <w:right w:w="15" w:type="dxa"/>
            </w:tcMar>
            <w:vAlign w:val="bottom"/>
          </w:tcPr>
          <w:p w:rsidR="00EA2B88" w:rsidP="00585001" w:rsidRDefault="00EA2B88" w14:paraId="793B8C49" w14:textId="77777777">
            <w:pPr>
              <w:rPr>
                <w:rFonts w:ascii="Calibri" w:hAnsi="Calibri" w:eastAsia="Calibri" w:cs="Calibri"/>
                <w:color w:val="000000" w:themeColor="text1"/>
              </w:rPr>
            </w:pPr>
            <w:r w:rsidRPr="0D147224">
              <w:rPr>
                <w:rFonts w:ascii="Calibri" w:hAnsi="Calibri" w:eastAsia="Calibri" w:cs="Calibri"/>
                <w:color w:val="000000" w:themeColor="text1"/>
              </w:rPr>
              <w:t>-</w:t>
            </w:r>
          </w:p>
        </w:tc>
      </w:tr>
      <w:tr w:rsidR="00EA2B88" w:rsidTr="00585001" w14:paraId="0CD6939F" w14:textId="77777777">
        <w:trPr>
          <w:trHeight w:val="330"/>
        </w:trPr>
        <w:tc>
          <w:tcPr>
            <w:tcW w:w="3765" w:type="dxa"/>
            <w:tcBorders>
              <w:top w:val="single" w:color="8EA9DB" w:sz="4" w:space="0"/>
              <w:left w:val="single" w:color="8EA9DB" w:sz="4" w:space="0"/>
              <w:bottom w:val="single" w:color="8EA9DB" w:sz="4" w:space="0"/>
              <w:right w:val="nil"/>
            </w:tcBorders>
            <w:tcMar>
              <w:top w:w="15" w:type="dxa"/>
              <w:left w:w="15" w:type="dxa"/>
              <w:right w:w="15" w:type="dxa"/>
            </w:tcMar>
            <w:vAlign w:val="bottom"/>
          </w:tcPr>
          <w:p w:rsidR="00EA2B88" w:rsidP="00585001" w:rsidRDefault="00EA2B88" w14:paraId="1713EF5C" w14:textId="77777777">
            <w:pPr>
              <w:rPr>
                <w:rFonts w:ascii="Calibri" w:hAnsi="Calibri" w:eastAsia="Calibri" w:cs="Calibri"/>
                <w:color w:val="000000" w:themeColor="text1"/>
              </w:rPr>
            </w:pPr>
            <w:r w:rsidRPr="0D147224">
              <w:rPr>
                <w:rFonts w:ascii="Calibri" w:hAnsi="Calibri" w:eastAsia="Calibri" w:cs="Calibri"/>
                <w:color w:val="000000" w:themeColor="text1"/>
              </w:rPr>
              <w:t>Central and East Asia</w:t>
            </w:r>
          </w:p>
        </w:tc>
        <w:tc>
          <w:tcPr>
            <w:tcW w:w="5698" w:type="dxa"/>
            <w:tcBorders>
              <w:top w:val="single" w:color="8EA9DB" w:sz="4" w:space="0"/>
              <w:left w:val="nil"/>
              <w:bottom w:val="single" w:color="8EA9DB" w:sz="4" w:space="0"/>
              <w:right w:val="nil"/>
            </w:tcBorders>
            <w:tcMar>
              <w:top w:w="15" w:type="dxa"/>
              <w:left w:w="15" w:type="dxa"/>
              <w:right w:w="15" w:type="dxa"/>
            </w:tcMar>
            <w:vAlign w:val="bottom"/>
          </w:tcPr>
          <w:p w:rsidR="00EA2B88" w:rsidP="00585001" w:rsidRDefault="00EA2B88" w14:paraId="72D2676C" w14:textId="77777777">
            <w:pPr>
              <w:rPr>
                <w:rFonts w:ascii="Calibri" w:hAnsi="Calibri" w:eastAsia="Calibri" w:cs="Calibri"/>
                <w:color w:val="000000" w:themeColor="text1"/>
              </w:rPr>
            </w:pPr>
            <w:r w:rsidRPr="0D147224">
              <w:rPr>
                <w:rFonts w:ascii="Calibri" w:hAnsi="Calibri" w:eastAsia="Calibri" w:cs="Calibri"/>
                <w:color w:val="000000" w:themeColor="text1"/>
              </w:rPr>
              <w:t>10.00%</w:t>
            </w:r>
          </w:p>
        </w:tc>
      </w:tr>
    </w:tbl>
    <w:p w:rsidR="00EA2B88" w:rsidP="00EA2B88" w:rsidRDefault="00EA2B88" w14:paraId="1EE9F821" w14:textId="77777777">
      <w:pPr>
        <w:pStyle w:val="ListParagraph"/>
        <w:numPr>
          <w:ilvl w:val="0"/>
          <w:numId w:val="10"/>
        </w:numPr>
        <w:rPr>
          <w:rFonts w:eastAsiaTheme="minorEastAsia"/>
        </w:rPr>
      </w:pPr>
      <w:r w:rsidRPr="00E94DEC">
        <w:rPr>
          <w:rFonts w:eastAsiaTheme="minorEastAsia"/>
        </w:rPr>
        <w:t xml:space="preserve">We propose the values above be used to inform a projection of the changing impact on packaged food interventions as the consumption packaged foods increases throughout most regions over time. </w:t>
      </w:r>
    </w:p>
    <w:p w:rsidR="00EA2B88" w:rsidP="00EA2B88" w:rsidRDefault="00EA2B88" w14:paraId="1E7EE58F" w14:textId="77777777">
      <w:pPr>
        <w:rPr>
          <w:b/>
          <w:bCs/>
        </w:rPr>
      </w:pPr>
    </w:p>
    <w:p w:rsidR="00EA2B88" w:rsidP="001C6EE1" w:rsidRDefault="00EA2B88" w14:paraId="05396636" w14:textId="6B5D05CE">
      <w:pPr>
        <w:pStyle w:val="Heading1"/>
        <w:rPr>
          <w:rFonts w:eastAsiaTheme="minorEastAsia"/>
        </w:rPr>
      </w:pPr>
      <w:bookmarkStart w:name="_Toc233374335" w:id="39"/>
      <w:r w:rsidRPr="5117AA85">
        <w:t>~METHODS~</w:t>
      </w:r>
      <w:r w:rsidR="001C6EE1">
        <w:t xml:space="preserve">—from </w:t>
      </w:r>
      <w:r w:rsidR="006E3C48">
        <w:t>previous iteration of the work</w:t>
      </w:r>
      <w:bookmarkEnd w:id="39"/>
    </w:p>
    <w:p w:rsidR="005A3E13" w:rsidP="00EA2B88" w:rsidRDefault="005A3E13" w14:paraId="6FA4EA9F" w14:textId="77777777"/>
    <w:p w:rsidR="00EA2B88" w:rsidP="00EA2B88" w:rsidRDefault="00EA2B88" w14:paraId="5C52FC9F" w14:textId="57F75CA3">
      <w:r>
        <w:t>We then imposed the following intervention effects on sodium intake</w:t>
      </w:r>
      <w:r w:rsidR="0070502A">
        <w:t>.</w:t>
      </w:r>
    </w:p>
    <w:p w:rsidR="00EA2B88" w:rsidP="00EA2B88" w:rsidRDefault="00EA2B88" w14:paraId="76B249C8" w14:textId="77777777"/>
    <w:p w:rsidR="00EA2B88" w:rsidP="00EA2B88" w:rsidRDefault="00EA2B88" w14:paraId="2399D12C" w14:textId="77777777">
      <w:r>
        <w:t>We combine the intervention effects multiplicatively to avoid reducing over 100% of sodium intake. E.g. if both taxation and front of pack labelling are employed, the salt consumed from processed foods would reduce by:</w:t>
      </w:r>
    </w:p>
    <w:p w:rsidR="00EA2B88" w:rsidP="00EA2B88" w:rsidRDefault="00EA2B88" w14:paraId="5EFA5767" w14:textId="77777777"/>
    <w:p w:rsidR="00EA2B88" w:rsidP="00EA2B88" w:rsidRDefault="00EA2B88" w14:paraId="44F80321" w14:textId="77777777">
      <w:pPr>
        <w:jc w:val="center"/>
      </w:pPr>
      <w:r>
        <w:t>1-(1-0.137)*(1-0.15) = 26.6%</w:t>
      </w:r>
    </w:p>
    <w:p w:rsidR="00EA2B88" w:rsidP="00EA2B88" w:rsidRDefault="00EA2B88" w14:paraId="799CD45D" w14:textId="77777777"/>
    <w:p w:rsidR="00EA2B88" w:rsidP="00EA2B88" w:rsidRDefault="00EA2B88" w14:paraId="108BE9A7" w14:textId="77777777">
      <w:r>
        <w:t>rather than simply adding them together.</w:t>
      </w:r>
    </w:p>
    <w:p w:rsidR="00EA2B88" w:rsidP="00EA2B88" w:rsidRDefault="00EA2B88" w14:paraId="628F5481" w14:textId="77777777"/>
    <w:p w:rsidR="00EA2B88" w:rsidP="00EA2B88" w:rsidRDefault="00EA2B88" w14:paraId="2FA9B27B" w14:textId="77777777">
      <w:r>
        <w:t xml:space="preserve">A demo online tool can be viewed here: </w:t>
      </w:r>
      <w:hyperlink r:id="rId45">
        <w:r w:rsidRPr="5117AA85">
          <w:rPr>
            <w:rStyle w:val="Hyperlink"/>
          </w:rPr>
          <w:t>https://dcp-uw.shinyapps.io/salt_demo/</w:t>
        </w:r>
      </w:hyperlink>
      <w:r>
        <w:t xml:space="preserve"> </w:t>
      </w:r>
    </w:p>
    <w:p w:rsidRPr="00365346" w:rsidR="00EA2B88" w:rsidP="00EA2B88" w:rsidRDefault="00EA2B88" w14:paraId="1C30D574" w14:textId="77777777">
      <w:pPr>
        <w:rPr>
          <w:lang w:val="fr-FR"/>
        </w:rPr>
      </w:pPr>
      <w:r w:rsidRPr="00365346">
        <w:rPr>
          <w:lang w:val="fr-FR"/>
        </w:rPr>
        <w:t xml:space="preserve">Code: </w:t>
      </w:r>
      <w:hyperlink r:id="rId46">
        <w:r w:rsidRPr="00365346">
          <w:rPr>
            <w:rStyle w:val="Hyperlink"/>
            <w:lang w:val="fr-FR"/>
          </w:rPr>
          <w:t>https://github.com/Disease-Control-Priorities/sodium</w:t>
        </w:r>
      </w:hyperlink>
      <w:r w:rsidRPr="00365346">
        <w:rPr>
          <w:lang w:val="fr-FR"/>
        </w:rPr>
        <w:t xml:space="preserve"> </w:t>
      </w:r>
    </w:p>
    <w:p w:rsidR="00EA2B88" w:rsidP="00EA2B88" w:rsidRDefault="00EA2B88" w14:paraId="18798288" w14:textId="77777777">
      <w:pPr>
        <w:spacing w:line="259" w:lineRule="auto"/>
        <w:rPr>
          <w:lang w:val="fr-FR"/>
        </w:rPr>
      </w:pPr>
    </w:p>
    <w:p w:rsidR="00EA2B88" w:rsidP="00EA2B88" w:rsidRDefault="00EA2B88" w14:paraId="08916883" w14:textId="77777777">
      <w:pPr>
        <w:spacing w:line="259" w:lineRule="auto"/>
        <w:rPr>
          <w:lang w:val="fr-FR"/>
        </w:rPr>
      </w:pPr>
    </w:p>
    <w:p w:rsidRPr="001C6EE1" w:rsidR="4F9D1E01" w:rsidP="001C6EE1" w:rsidRDefault="00D676AC" w14:paraId="15B901A8" w14:textId="49B25B23">
      <w:pPr>
        <w:pStyle w:val="Heading1"/>
        <w:rPr>
          <w:sz w:val="21"/>
          <w:szCs w:val="21"/>
        </w:rPr>
      </w:pPr>
      <w:bookmarkStart w:name="_Toc233374336" w:id="40"/>
      <w:r>
        <w:t>Outstanding Questions</w:t>
      </w:r>
      <w:bookmarkEnd w:id="40"/>
    </w:p>
    <w:p w:rsidR="00286ACF" w:rsidP="00D676AC" w:rsidRDefault="001C6EE1" w14:paraId="4B834A96" w14:textId="4E059E12">
      <w:pPr>
        <w:pStyle w:val="ListParagraph"/>
        <w:numPr>
          <w:ilvl w:val="0"/>
          <w:numId w:val="10"/>
        </w:numPr>
      </w:pPr>
      <w:r>
        <w:t>Need to determine how to incorporate LSS/TGI study</w:t>
      </w:r>
      <w:r w:rsidR="00E83FAF">
        <w:t xml:space="preserve">  </w:t>
      </w:r>
      <w:r w:rsidR="00E83FAF">
        <w:rPr>
          <w:color w:val="FF0000"/>
        </w:rPr>
        <w:t>Can we select a few scenarios?  I think the discretionary only.  Would be good to try with all three populations – all, HTN diagnosed and HTN treated.</w:t>
      </w:r>
    </w:p>
    <w:p w:rsidR="001E3E5B" w:rsidP="00D676AC" w:rsidRDefault="001E3E5B" w14:paraId="478AB12F" w14:textId="7DD9DF06">
      <w:pPr>
        <w:pStyle w:val="ListParagraph"/>
        <w:numPr>
          <w:ilvl w:val="0"/>
          <w:numId w:val="10"/>
        </w:numPr>
      </w:pPr>
      <w:r>
        <w:t>What to do about very different (or even non-specified) times over which the decreases were observed</w:t>
      </w:r>
      <w:r w:rsidR="00E83FAF">
        <w:t xml:space="preserve"> </w:t>
      </w:r>
      <w:r w:rsidR="00E83FAF">
        <w:rPr>
          <w:color w:val="FF0000"/>
        </w:rPr>
        <w:t>That is a William question!</w:t>
      </w:r>
    </w:p>
    <w:p w:rsidRPr="00D676AC" w:rsidR="001C6EE1" w:rsidP="000A39A5" w:rsidRDefault="001C6EE1" w14:paraId="15177060" w14:textId="77777777">
      <w:pPr>
        <w:ind w:left="360"/>
      </w:pPr>
    </w:p>
    <w:p w:rsidR="5117AA85" w:rsidP="5117AA85" w:rsidRDefault="5117AA85" w14:paraId="50CC4C93" w14:textId="7C2EDC54"/>
    <w:sectPr w:rsidR="5117AA85">
      <w:headerReference w:type="default" r:id="rId47"/>
      <w:footerReference w:type="even" r:id="rId48"/>
      <w:footerReference w:type="default" r:id="rId4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C" w:author="Laura Cobb" w:date="2026-05-16T19:08:00Z" w:id="2">
    <w:p w:rsidR="00F67D6A" w:rsidRDefault="00F67D6A" w14:paraId="293D24ED" w14:textId="17747E76">
      <w:pPr>
        <w:pStyle w:val="CommentText"/>
      </w:pPr>
      <w:r>
        <w:rPr>
          <w:rStyle w:val="CommentReference"/>
        </w:rPr>
        <w:annotationRef/>
      </w:r>
      <w:r>
        <w:t xml:space="preserve">How do we apply this?  To people who might be targeted by public food procurement?  It obviously doesn’t impact those who aren’t eating in a system </w:t>
      </w:r>
    </w:p>
  </w:comment>
  <w:comment w:initials="LC" w:author="Laura Cobb" w:date="2026-05-19T22:49:00Z" w:id="4">
    <w:p w:rsidR="00AD65FE" w:rsidRDefault="00AD65FE" w14:paraId="56CC6D41" w14:textId="76AF5F63">
      <w:pPr>
        <w:pStyle w:val="CommentText"/>
      </w:pPr>
      <w:r>
        <w:rPr>
          <w:rStyle w:val="CommentReference"/>
        </w:rPr>
        <w:annotationRef/>
      </w:r>
      <w:r>
        <w:t xml:space="preserve">correct?  </w:t>
      </w:r>
    </w:p>
  </w:comment>
  <w:comment w:initials="LC" w:author="Laura Cobb" w:date="2026-05-19T22:50:00Z" w:id="7">
    <w:p w:rsidR="003D0415" w:rsidRDefault="00B96DA5" w14:paraId="0DA159DE" w14:textId="77777777">
      <w:pPr>
        <w:pStyle w:val="CommentText"/>
      </w:pPr>
      <w:r>
        <w:rPr>
          <w:rStyle w:val="CommentReference"/>
        </w:rPr>
        <w:annotationRef/>
      </w:r>
      <w:r w:rsidR="009F634B">
        <w:t>How will we use this?  Will we use 1% of total intake?</w:t>
      </w:r>
      <w:r w:rsidR="003D0415">
        <w:t xml:space="preserve"> Or will we calculate for each country depending on an estimate of institutional meals?</w:t>
      </w:r>
    </w:p>
    <w:p w:rsidR="003D0415" w:rsidRDefault="003D0415" w14:paraId="7B4BAF17" w14:textId="77777777">
      <w:pPr>
        <w:pStyle w:val="CommentText"/>
      </w:pPr>
    </w:p>
    <w:p w:rsidR="00B96DA5" w:rsidRDefault="003D0415" w14:paraId="12B7E619" w14:textId="2691EA29">
      <w:pPr>
        <w:pStyle w:val="CommentText"/>
      </w:pPr>
      <w:r>
        <w:t xml:space="preserve">For young countries, it’s probably a lot higher, if a lot of kids are in schools.  </w:t>
      </w:r>
    </w:p>
  </w:comment>
  <w:comment w:initials="NI" w:author="Nicole Ide" w:date="2026-05-19T17:25:00Z" w:id="8">
    <w:p w:rsidR="00593D68" w:rsidRDefault="00593D68" w14:paraId="246C84EF" w14:textId="0E695181">
      <w:pPr>
        <w:pStyle w:val="CommentText"/>
      </w:pPr>
      <w:r>
        <w:rPr>
          <w:rStyle w:val="CommentReference"/>
        </w:rPr>
        <w:annotationRef/>
      </w:r>
      <w:r w:rsidRPr="2EFAEE3E">
        <w:t>We will know what % of sodium is coming from institutional meals, so this will be built into the calculation for each country. The 1% is just an example of a country that gets 5% of its total sodium intake from PFP.</w:t>
      </w:r>
    </w:p>
  </w:comment>
  <w:comment w:initials="NI" w:author="Nicole Ide" w:date="2026-05-19T17:26:00Z" w:id="9">
    <w:p w:rsidR="00E058A0" w:rsidRDefault="00E058A0" w14:paraId="312A5E83" w14:textId="3597542A">
      <w:pPr>
        <w:pStyle w:val="CommentText"/>
      </w:pPr>
      <w:r>
        <w:rPr>
          <w:rStyle w:val="CommentReference"/>
        </w:rPr>
        <w:annotationRef/>
      </w:r>
      <w:r>
        <w:fldChar w:fldCharType="begin"/>
      </w:r>
      <w:r>
        <w:instrText xml:space="preserve"> HYPERLINK "mailto:zabourjeily@rtsl.org"</w:instrText>
      </w:r>
      <w:bookmarkStart w:name="_@_021A47BA001B4843A507FB77F5DABFDCZ" w:id="11"/>
      <w:r>
        <w:fldChar w:fldCharType="separate"/>
      </w:r>
      <w:bookmarkEnd w:id="11"/>
      <w:r w:rsidRPr="76AB8DC3">
        <w:rPr>
          <w:rStyle w:val="Mention"/>
          <w:noProof/>
        </w:rPr>
        <w:t>@Zina Abourjeily</w:t>
      </w:r>
      <w:r>
        <w:fldChar w:fldCharType="end"/>
      </w:r>
      <w:r w:rsidRPr="70A2CD04">
        <w:t xml:space="preserve"> let's just make this as clear as possible here, and then we can discuss how to operationalize this with William, since this one is slightly different. </w:t>
      </w:r>
    </w:p>
  </w:comment>
  <w:comment w:initials="ZA" w:author="Zina Abourjeily" w:date="2026-05-19T22:03:00Z" w:id="10">
    <w:p w:rsidR="00B87EF4" w:rsidP="00B87EF4" w:rsidRDefault="00B87EF4" w14:paraId="226AEF97" w14:textId="77777777">
      <w:r>
        <w:rPr>
          <w:rStyle w:val="CommentReference"/>
        </w:rPr>
        <w:annotationRef/>
      </w:r>
      <w:r>
        <w:rPr>
          <w:sz w:val="20"/>
          <w:szCs w:val="20"/>
        </w:rPr>
        <w:t>to clarify--i thought the lives saved calculation was for adults only?</w:t>
      </w:r>
    </w:p>
  </w:comment>
  <w:comment w:initials="LC" w:author="Laura Cobb" w:date="2026-05-16T19:09:00Z" w:id="12">
    <w:p w:rsidR="00F67D6A" w:rsidRDefault="00F67D6A" w14:paraId="1D63A96E" w14:textId="5DAD72B0">
      <w:pPr>
        <w:pStyle w:val="CommentText"/>
      </w:pPr>
      <w:r>
        <w:rPr>
          <w:rStyle w:val="CommentReference"/>
        </w:rPr>
        <w:annotationRef/>
      </w:r>
      <w:r>
        <w:t>How do we apply this?  Packaged food only?</w:t>
      </w:r>
    </w:p>
  </w:comment>
  <w:comment w:initials="ZA" w:author="Zina Abourjeily" w:date="2026-05-18T08:49:00Z" w:id="13">
    <w:p w:rsidR="00F67D6A" w:rsidRDefault="00F67D6A" w14:paraId="0DD9882B" w14:textId="7CA8F894">
      <w:pPr>
        <w:pStyle w:val="CommentText"/>
      </w:pPr>
      <w:r>
        <w:rPr>
          <w:rStyle w:val="CommentReference"/>
        </w:rPr>
        <w:annotationRef/>
      </w:r>
      <w:r w:rsidRPr="2C5BA5A7">
        <w:t>yes</w:t>
      </w:r>
    </w:p>
  </w:comment>
  <w:comment w:initials="ZA" w:author="Zina Abourjeily" w:date="2026-06-23T16:00:00Z" w:id="21">
    <w:p w:rsidR="00FB7F4E" w:rsidP="00501AC9" w:rsidRDefault="00FB7F4E" w14:paraId="0EF2E0C6" w14:textId="77777777">
      <w:r>
        <w:rPr>
          <w:rStyle w:val="CommentReference"/>
        </w:rPr>
        <w:annotationRef/>
      </w:r>
      <w:r>
        <w:rPr>
          <w:rFonts w:asciiTheme="minorHAnsi" w:hAnsiTheme="minorHAnsi" w:eastAsiaTheme="minorHAnsi" w:cstheme="minorBidi"/>
          <w:kern w:val="2"/>
          <w:sz w:val="20"/>
          <w:szCs w:val="20"/>
          <w14:ligatures w14:val="standardContextual"/>
        </w:rPr>
        <w:t>this is likely largely from condiments, i.e. packaged food—what should we do about this?</w:t>
      </w:r>
    </w:p>
  </w:comment>
  <w:comment w:initials="ZA" w:author="Zina Abourjeily" w:date="2026-06-26T12:14:00Z" w:id="22">
    <w:p w:rsidR="008757D3" w:rsidP="008757D3" w:rsidRDefault="008757D3" w14:paraId="2D5F6408" w14:textId="77777777">
      <w:r>
        <w:rPr>
          <w:rStyle w:val="CommentReference"/>
        </w:rPr>
        <w:annotationRef/>
      </w:r>
      <w:r>
        <w:rPr>
          <w:rFonts w:asciiTheme="minorHAnsi" w:hAnsiTheme="minorHAnsi" w:eastAsiaTheme="minorHAnsi" w:cstheme="minorBidi"/>
          <w:color w:val="DFDFDF"/>
          <w:kern w:val="2"/>
          <w:sz w:val="20"/>
          <w:szCs w:val="20"/>
          <w14:ligatures w14:val="standardContextual"/>
        </w:rPr>
        <w:t xml:space="preserve">Nicole response: </w:t>
      </w:r>
      <w:r>
        <w:rPr>
          <w:rFonts w:asciiTheme="minorHAnsi" w:hAnsiTheme="minorHAnsi" w:eastAsiaTheme="minorHAnsi" w:cstheme="minorBidi"/>
          <w:color w:val="FF827C"/>
          <w:kern w:val="2"/>
          <w:sz w:val="20"/>
          <w:szCs w:val="20"/>
          <w14:ligatures w14:val="standardContextual"/>
        </w:rPr>
        <w:t xml:space="preserve"> I totally get your point and concern and agree this definitely undercounts packaged foods (condiments). But since we are not capturing packaged food use in restaurants/street food in other countries, in a way, what you have now </w:t>
      </w:r>
      <w:r>
        <w:rPr>
          <w:rFonts w:asciiTheme="minorHAnsi" w:hAnsiTheme="minorHAnsi" w:eastAsiaTheme="minorHAnsi" w:cstheme="minorBidi"/>
          <w:i/>
          <w:iCs/>
          <w:color w:val="FF827C"/>
          <w:kern w:val="2"/>
          <w:sz w:val="20"/>
          <w:szCs w:val="20"/>
          <w14:ligatures w14:val="standardContextual"/>
        </w:rPr>
        <w:t xml:space="preserve">is </w:t>
      </w:r>
      <w:r>
        <w:rPr>
          <w:rFonts w:asciiTheme="minorHAnsi" w:hAnsiTheme="minorHAnsi" w:eastAsiaTheme="minorHAnsi" w:cstheme="minorBidi"/>
          <w:color w:val="FF827C"/>
          <w:kern w:val="2"/>
          <w:sz w:val="20"/>
          <w:szCs w:val="20"/>
          <w14:ligatures w14:val="standardContextual"/>
        </w:rPr>
        <w:t>more comparable to other countries. If we want to adjust Thailand, we'd also need to consider condiment/packaged food use as part of out of home sector in other countries - which gets at your question below... I don't think it's something we want to do at this point, but this is probably something to discuss as a group soon. For now, why don't you flag the concern briefly in a comment, and make a point to (at least) address this when we define the sources (noting that the packaged food definition does not include packaged foods used in out of home settings, so impact of packaged food policies would likely be higher than what we report in our results).</w:t>
      </w:r>
    </w:p>
  </w:comment>
  <w:comment w:initials="NI" w:author="Nicole Ide" w:date="2026-06-26T10:50:00Z" w:id="25">
    <w:p w:rsidR="00BE50B1" w:rsidRDefault="00B55E34" w14:paraId="1146435C" w14:textId="16463B34">
      <w:pPr>
        <w:pStyle w:val="CommentText"/>
      </w:pPr>
      <w:r>
        <w:rPr>
          <w:rStyle w:val="CommentReference"/>
        </w:rPr>
        <w:annotationRef/>
      </w:r>
      <w:r w:rsidRPr="74927FFB" w:rsidR="00BE50B1">
        <w:t xml:space="preserve">Can you update based on what I sent in my email? </w:t>
      </w:r>
    </w:p>
    <w:p w:rsidR="00BE50B1" w:rsidRDefault="00BE50B1" w14:paraId="6FAB31B6" w14:textId="12D541F0">
      <w:pPr>
        <w:pStyle w:val="CommentText"/>
      </w:pPr>
    </w:p>
    <w:p w:rsidR="00BE50B1" w:rsidRDefault="00BE50B1" w14:paraId="50B458E1" w14:textId="71503609">
      <w:pPr>
        <w:pStyle w:val="CommentText"/>
      </w:pPr>
      <w:r w:rsidRPr="28D4709A">
        <w:rPr>
          <w:b/>
          <w:bCs/>
        </w:rPr>
        <w:t>India</w:t>
      </w:r>
      <w:r w:rsidRPr="0D89CCCD">
        <w:t>:</w:t>
      </w:r>
    </w:p>
    <w:p w:rsidR="00BE50B1" w:rsidRDefault="00BE50B1" w14:paraId="3022FCC7" w14:textId="1FB881F7">
      <w:pPr>
        <w:pStyle w:val="CommentText"/>
      </w:pPr>
      <w:r w:rsidRPr="21B8F125">
        <w:t>Home (salt): 83%</w:t>
      </w:r>
    </w:p>
    <w:p w:rsidR="00BE50B1" w:rsidRDefault="00BE50B1" w14:paraId="67BF6D06" w14:textId="0D79F17A">
      <w:pPr>
        <w:pStyle w:val="CommentText"/>
      </w:pPr>
      <w:r w:rsidRPr="27CC3DCA">
        <w:t>Packaged foods: 7%</w:t>
      </w:r>
    </w:p>
    <w:p w:rsidR="00BE50B1" w:rsidRDefault="00BE50B1" w14:paraId="62419852" w14:textId="132E1A53">
      <w:pPr>
        <w:pStyle w:val="CommentText"/>
      </w:pPr>
      <w:r w:rsidRPr="00EB974F">
        <w:t>PFP: 3% (assuming all out of home is 10%)</w:t>
      </w:r>
    </w:p>
    <w:p w:rsidR="00BE50B1" w:rsidRDefault="00BE50B1" w14:paraId="47CD3A2F" w14:textId="73D1AE27">
      <w:pPr>
        <w:pStyle w:val="CommentText"/>
      </w:pPr>
      <w:r w:rsidRPr="5C3C0567">
        <w:t> </w:t>
      </w:r>
    </w:p>
    <w:p w:rsidR="00BE50B1" w:rsidRDefault="00BE50B1" w14:paraId="767B7A0C" w14:textId="465B8F39">
      <w:pPr>
        <w:pStyle w:val="CommentText"/>
      </w:pPr>
      <w:r w:rsidRPr="77AF92CD">
        <w:t>Reference: </w:t>
      </w:r>
    </w:p>
    <w:p w:rsidR="00BE50B1" w:rsidRDefault="00BE50B1" w14:paraId="246DAA5F" w14:textId="5B962197">
      <w:pPr>
        <w:pStyle w:val="CommentText"/>
      </w:pPr>
      <w:hyperlink w:history="1" r:id="rId1">
        <w:r w:rsidRPr="3A787E81">
          <w:rPr>
            <w:rStyle w:val="Hyperlink"/>
          </w:rPr>
          <w:t>https://www.thelancet.com/journals/lanpub/article/PIIS2468-2667(24)00221-4/fulltext</w:t>
        </w:r>
      </w:hyperlink>
    </w:p>
    <w:p w:rsidR="00BE50B1" w:rsidRDefault="00BE50B1" w14:paraId="2970646D" w14:textId="707A4F16">
      <w:pPr>
        <w:pStyle w:val="CommentText"/>
      </w:pPr>
      <w:r w:rsidRPr="0CD70028">
        <w:t> </w:t>
      </w:r>
    </w:p>
  </w:comment>
  <w:comment w:initials="ZA" w:author="Zina Abourjeily" w:date="2026-06-26T10:56:00Z" w:id="26">
    <w:p w:rsidR="001969B3" w:rsidP="001969B3" w:rsidRDefault="001969B3" w14:paraId="12C1D67D" w14:textId="77777777">
      <w:r>
        <w:rPr>
          <w:rStyle w:val="CommentReference"/>
        </w:rPr>
        <w:annotationRef/>
      </w:r>
      <w:r>
        <w:rPr>
          <w:rFonts w:asciiTheme="minorHAnsi" w:hAnsiTheme="minorHAnsi" w:eastAsiaTheme="minorHAnsi" w:cstheme="minorBidi"/>
          <w:kern w:val="2"/>
          <w:sz w:val="20"/>
          <w:szCs w:val="20"/>
          <w14:ligatures w14:val="standardContextual"/>
        </w:rPr>
        <w:t>confirming PFP should be 3% just for india?</w:t>
      </w:r>
    </w:p>
  </w:comment>
  <w:comment w:initials="NI" w:author="Nicole Ide" w:date="2026-06-26T11:02:00Z" w:id="27">
    <w:p w:rsidR="00C74931" w:rsidRDefault="00C74931" w14:paraId="05328F24" w14:textId="20C2B83D">
      <w:pPr>
        <w:pStyle w:val="CommentText"/>
      </w:pPr>
      <w:r>
        <w:rPr>
          <w:rStyle w:val="CommentReference"/>
        </w:rPr>
        <w:annotationRef/>
      </w:r>
      <w:r w:rsidRPr="1FFBE05D">
        <w:t>No, this was before we decided on that rule, so you can change to 5% and adjust accordingly</w:t>
      </w:r>
    </w:p>
  </w:comment>
  <w:comment w:initials="ZA" w:author="Zina Abourjeily" w:date="2026-06-26T14:01:00Z" w:id="28">
    <w:p w:rsidR="001453E8" w:rsidP="001453E8" w:rsidRDefault="001453E8" w14:paraId="12B29028" w14:textId="77777777">
      <w:r>
        <w:rPr>
          <w:rStyle w:val="CommentReference"/>
        </w:rPr>
        <w:annotationRef/>
      </w:r>
      <w:r>
        <w:rPr>
          <w:rFonts w:asciiTheme="minorHAnsi" w:hAnsiTheme="minorHAnsi" w:eastAsiaTheme="minorHAnsi" w:cstheme="minorBidi"/>
          <w:kern w:val="2"/>
          <w:sz w:val="20"/>
          <w:szCs w:val="20"/>
          <w14:ligatures w14:val="standardContextual"/>
        </w:rPr>
        <w:t>verify with Matti</w:t>
      </w:r>
    </w:p>
  </w:comment>
  <w:comment w:initials="ZA" w:author="Zina Abourjeily" w:date="2026-05-14T16:32:00Z" w:id="30">
    <w:p w:rsidR="00EA2B88" w:rsidP="00CE78B1" w:rsidRDefault="00EA2B88" w14:paraId="6DD25B66" w14:textId="77777777">
      <w:r>
        <w:rPr>
          <w:rStyle w:val="CommentReference"/>
        </w:rPr>
        <w:annotationRef/>
      </w:r>
      <w:r>
        <w:rPr>
          <w:sz w:val="20"/>
          <w:szCs w:val="20"/>
        </w:rPr>
        <w:t>not typically the exact policy we advocate for</w:t>
      </w:r>
    </w:p>
  </w:comment>
  <w:comment w:initials="NA" w:author="Nora Abdel-Gawad" w:date="2023-08-21T08:23:00Z" w:id="31">
    <w:p w:rsidR="00EA2B88" w:rsidRDefault="00EA2B88" w14:paraId="3A09563C" w14:textId="77777777">
      <w:r>
        <w:t>If we can model LSS intervention directly to heart disease outcomes, use Neal study; if we can use the values from the meta analyses (not % reductions) and cannot use the values from the Neal study, use meta analyses values (tsai study)</w:t>
      </w:r>
      <w:r>
        <w:annotationRef/>
      </w:r>
      <w:r>
        <w:annotationRef/>
      </w:r>
    </w:p>
  </w:comment>
  <w:comment w:initials="LC" w:author="Laura Cobb" w:date="2026-05-12T11:31:00Z" w:id="32">
    <w:p w:rsidR="00EA2B88" w:rsidRDefault="00EA2B88" w14:paraId="133E1125" w14:textId="77777777">
      <w:pPr>
        <w:pStyle w:val="CommentText"/>
      </w:pPr>
      <w:r>
        <w:rPr>
          <w:rStyle w:val="CommentReference"/>
        </w:rPr>
        <w:annotationRef/>
      </w:r>
      <w:r>
        <w:t xml:space="preserve">How will we use this?  </w:t>
      </w:r>
    </w:p>
  </w:comment>
  <w:comment w:initials="ZA" w:author="Zina Abourjeily" w:date="2026-05-18T18:00:00Z" w:id="33">
    <w:p w:rsidR="00AE026F" w:rsidP="00AE026F" w:rsidRDefault="00AE026F" w14:paraId="1404D050" w14:textId="77777777">
      <w:r>
        <w:rPr>
          <w:rStyle w:val="CommentReference"/>
        </w:rPr>
        <w:annotationRef/>
      </w:r>
      <w:r>
        <w:rPr>
          <w:sz w:val="20"/>
          <w:szCs w:val="20"/>
        </w:rPr>
        <w:t>need to double check scenario 2 numbers; missing adverse event deaths</w:t>
      </w:r>
    </w:p>
  </w:comment>
  <w:comment w:initials="LC" w:author="Laura Cobb" w:date="2026-05-11T16:39:00Z" w:id="34">
    <w:p w:rsidR="00EA2B88" w:rsidRDefault="00EA2B88" w14:paraId="4F2467A5" w14:textId="77777777">
      <w:pPr>
        <w:pStyle w:val="CommentText"/>
      </w:pPr>
      <w:r>
        <w:rPr>
          <w:rStyle w:val="CommentReference"/>
        </w:rPr>
        <w:annotationRef/>
      </w:r>
      <w:r>
        <w:t>I think this is ok.</w:t>
      </w:r>
    </w:p>
  </w:comment>
  <w:comment w:initials="LC" w:author="Laura Cobb" w:date="2026-05-11T16:40:00Z" w:id="35">
    <w:p w:rsidR="00EA2B88" w:rsidRDefault="00EA2B88" w14:paraId="42A90F6A" w14:textId="77777777">
      <w:pPr>
        <w:pStyle w:val="CommentText"/>
      </w:pPr>
      <w:r>
        <w:rPr>
          <w:rStyle w:val="CommentReference"/>
        </w:rPr>
        <w:annotationRef/>
      </w:r>
      <w:r>
        <w:t>Note that the methodology here was pretty different than the Chile paper.  I didn’t fully understand but think it would be helpful to get input from Lindsay/JHU/others on how comparable they are.</w:t>
      </w:r>
    </w:p>
  </w:comment>
  <w:comment w:initials="LC" w:author="Laura Cobb" w:date="2026-05-12T11:28:00Z" w:id="36">
    <w:p w:rsidR="00EA2B88" w:rsidRDefault="00EA2B88" w14:paraId="6AC1339E" w14:textId="77777777">
      <w:pPr>
        <w:pStyle w:val="CommentText"/>
      </w:pPr>
      <w:r>
        <w:rPr>
          <w:rStyle w:val="CommentReference"/>
        </w:rPr>
        <w:annotationRef/>
      </w:r>
      <w:r>
        <w:t xml:space="preserve">I agree with the 15% using one of the RSA papers.  I think it seems like a good middle range of what has been found across studies.  </w:t>
      </w:r>
    </w:p>
  </w:comment>
  <w:comment w:initials="ZA" w:author="Zina Abourjeily" w:date="2026-05-12T13:06:00Z" w:id="37">
    <w:p w:rsidR="00EA2B88" w:rsidRDefault="00EA2B88" w14:paraId="773D0C10" w14:textId="77777777">
      <w:pPr>
        <w:pStyle w:val="CommentText"/>
      </w:pPr>
      <w:r>
        <w:rPr>
          <w:rStyle w:val="CommentReference"/>
        </w:rPr>
        <w:annotationRef/>
      </w:r>
      <w:r w:rsidRPr="3814A578">
        <w:t>can ask Matti for the assumptions; he did the diet modeling</w:t>
      </w:r>
    </w:p>
  </w:comment>
  <w:comment w:initials="ZA" w:author="Zina Abourjeily" w:date="2026-05-13T13:05:00Z" w:id="38">
    <w:p w:rsidR="00EA2B88" w:rsidP="00F12808" w:rsidRDefault="00EA2B88" w14:paraId="7C04C0D0" w14:textId="77777777">
      <w:r>
        <w:rPr>
          <w:rStyle w:val="CommentReference"/>
        </w:rPr>
        <w:annotationRef/>
      </w:r>
      <w:r>
        <w:rPr>
          <w:sz w:val="20"/>
          <w:szCs w:val="20"/>
        </w:rPr>
        <w:t>need to discuss</w:t>
      </w:r>
    </w:p>
  </w:comment>
</w:comments>
</file>

<file path=word/commentsExtended.xml><?xml version="1.0" encoding="utf-8"?>
<w15:commentsEx xmlns:mc="http://schemas.openxmlformats.org/markup-compatibility/2006" xmlns:w15="http://schemas.microsoft.com/office/word/2012/wordml" mc:Ignorable="w15">
  <w15:commentEx w15:done="0" w15:paraId="293D24ED"/>
  <w15:commentEx w15:done="0" w15:paraId="56CC6D41"/>
  <w15:commentEx w15:done="0" w15:paraId="12B7E619"/>
  <w15:commentEx w15:done="0" w15:paraId="246C84EF" w15:paraIdParent="12B7E619"/>
  <w15:commentEx w15:done="0" w15:paraId="312A5E83" w15:paraIdParent="12B7E619"/>
  <w15:commentEx w15:done="0" w15:paraId="226AEF97" w15:paraIdParent="12B7E619"/>
  <w15:commentEx w15:done="1" w15:paraId="1D63A96E"/>
  <w15:commentEx w15:done="1" w15:paraId="0DD9882B" w15:paraIdParent="1D63A96E"/>
  <w15:commentEx w15:done="0" w15:paraId="0EF2E0C6"/>
  <w15:commentEx w15:done="0" w15:paraId="2D5F6408" w15:paraIdParent="0EF2E0C6"/>
  <w15:commentEx w15:done="1" w15:paraId="2970646D"/>
  <w15:commentEx w15:done="1" w15:paraId="12C1D67D" w15:paraIdParent="2970646D"/>
  <w15:commentEx w15:done="1" w15:paraId="05328F24" w15:paraIdParent="2970646D"/>
  <w15:commentEx w15:done="0" w15:paraId="12B29028"/>
  <w15:commentEx w15:done="0" w15:paraId="6DD25B66"/>
  <w15:commentEx w15:done="1" w15:paraId="3A09563C"/>
  <w15:commentEx w15:done="0" w15:paraId="133E1125"/>
  <w15:commentEx w15:done="0" w15:paraId="1404D050"/>
  <w15:commentEx w15:done="0" w15:paraId="4F2467A5"/>
  <w15:commentEx w15:done="0" w15:paraId="42A90F6A"/>
  <w15:commentEx w15:done="0" w15:paraId="6AC1339E"/>
  <w15:commentEx w15:done="1" w15:paraId="773D0C10"/>
  <w15:commentEx w15:done="0" w15:paraId="7C04C0D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D7D4D3" w16cex:dateUtc="2026-05-16T23:08:00Z"/>
  <w16cex:commentExtensible w16cex:durableId="1B108AB1" w16cex:dateUtc="2026-05-19T20:49:00Z"/>
  <w16cex:commentExtensible w16cex:durableId="59F1AECA" w16cex:dateUtc="2026-05-19T20:50:00Z"/>
  <w16cex:commentExtensible w16cex:durableId="4C853F33" w16cex:dateUtc="2026-05-19T21:25:00Z"/>
  <w16cex:commentExtensible w16cex:durableId="1F9E1375" w16cex:dateUtc="2026-05-19T21:26:00Z"/>
  <w16cex:commentExtensible w16cex:durableId="4452762F" w16cex:dateUtc="2026-05-20T02:03:00Z"/>
  <w16cex:commentExtensible w16cex:durableId="171584D8" w16cex:dateUtc="2026-05-16T23:09:00Z"/>
  <w16cex:commentExtensible w16cex:durableId="032D50F9" w16cex:dateUtc="2026-05-18T12:49:00Z"/>
  <w16cex:commentExtensible w16cex:durableId="1D9C0521" w16cex:dateUtc="2026-06-23T20:00:00Z"/>
  <w16cex:commentExtensible w16cex:durableId="63C89100" w16cex:dateUtc="2026-06-26T16:14:00Z"/>
  <w16cex:commentExtensible w16cex:durableId="2E4C0EF1" w16cex:dateUtc="2026-06-26T14:50:00Z"/>
  <w16cex:commentExtensible w16cex:durableId="397986B5" w16cex:dateUtc="2026-06-26T14:56:00Z"/>
  <w16cex:commentExtensible w16cex:durableId="2444F37B" w16cex:dateUtc="2026-06-26T15:02:00Z"/>
  <w16cex:commentExtensible w16cex:durableId="66CF69CD" w16cex:dateUtc="2026-06-26T18:01:00Z"/>
  <w16cex:commentExtensible w16cex:durableId="0508D868" w16cex:dateUtc="2026-05-14T20:32:00Z"/>
  <w16cex:commentExtensible w16cex:durableId="3B09A3C6" w16cex:dateUtc="2023-08-21T12:23:00Z"/>
  <w16cex:commentExtensible w16cex:durableId="590F52CD" w16cex:dateUtc="2026-05-12T15:31:00Z"/>
  <w16cex:commentExtensible w16cex:durableId="56C0D3E7" w16cex:dateUtc="2026-05-18T22:00:00Z"/>
  <w16cex:commentExtensible w16cex:durableId="5C4325BF" w16cex:dateUtc="2026-05-11T20:39:00Z"/>
  <w16cex:commentExtensible w16cex:durableId="6D54ACCA" w16cex:dateUtc="2026-05-11T20:40:00Z"/>
  <w16cex:commentExtensible w16cex:durableId="0C664BD7" w16cex:dateUtc="2026-05-12T15:28:00Z"/>
  <w16cex:commentExtensible w16cex:durableId="24A16EAA" w16cex:dateUtc="2026-05-12T17:06:00Z"/>
  <w16cex:commentExtensible w16cex:durableId="07AB7DDD" w16cex:dateUtc="2026-05-13T17:05:00Z"/>
</w16cex:commentsExtensible>
</file>

<file path=word/commentsIds.xml><?xml version="1.0" encoding="utf-8"?>
<w16cid:commentsIds xmlns:mc="http://schemas.openxmlformats.org/markup-compatibility/2006" xmlns:w16cid="http://schemas.microsoft.com/office/word/2016/wordml/cid" mc:Ignorable="w16cid">
  <w16cid:commentId w16cid:paraId="293D24ED" w16cid:durableId="01D7D4D3"/>
  <w16cid:commentId w16cid:paraId="56CC6D41" w16cid:durableId="1B108AB1"/>
  <w16cid:commentId w16cid:paraId="12B7E619" w16cid:durableId="59F1AECA"/>
  <w16cid:commentId w16cid:paraId="246C84EF" w16cid:durableId="4C853F33"/>
  <w16cid:commentId w16cid:paraId="312A5E83" w16cid:durableId="1F9E1375"/>
  <w16cid:commentId w16cid:paraId="226AEF97" w16cid:durableId="4452762F"/>
  <w16cid:commentId w16cid:paraId="1D63A96E" w16cid:durableId="171584D8"/>
  <w16cid:commentId w16cid:paraId="0DD9882B" w16cid:durableId="032D50F9"/>
  <w16cid:commentId w16cid:paraId="0EF2E0C6" w16cid:durableId="1D9C0521"/>
  <w16cid:commentId w16cid:paraId="2D5F6408" w16cid:durableId="63C89100"/>
  <w16cid:commentId w16cid:paraId="2970646D" w16cid:durableId="2E4C0EF1"/>
  <w16cid:commentId w16cid:paraId="12C1D67D" w16cid:durableId="397986B5"/>
  <w16cid:commentId w16cid:paraId="05328F24" w16cid:durableId="2444F37B"/>
  <w16cid:commentId w16cid:paraId="12B29028" w16cid:durableId="66CF69CD"/>
  <w16cid:commentId w16cid:paraId="6DD25B66" w16cid:durableId="0508D868"/>
  <w16cid:commentId w16cid:paraId="3A09563C" w16cid:durableId="3B09A3C6"/>
  <w16cid:commentId w16cid:paraId="133E1125" w16cid:durableId="590F52CD"/>
  <w16cid:commentId w16cid:paraId="1404D050" w16cid:durableId="56C0D3E7"/>
  <w16cid:commentId w16cid:paraId="4F2467A5" w16cid:durableId="5C4325BF"/>
  <w16cid:commentId w16cid:paraId="42A90F6A" w16cid:durableId="6D54ACCA"/>
  <w16cid:commentId w16cid:paraId="6AC1339E" w16cid:durableId="0C664BD7"/>
  <w16cid:commentId w16cid:paraId="773D0C10" w16cid:durableId="24A16EAA"/>
  <w16cid:commentId w16cid:paraId="7C04C0D0" w16cid:durableId="07AB7D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5E34" w:rsidP="0027468A" w:rsidRDefault="00B55E34" w14:paraId="4B169F41" w14:textId="77777777">
      <w:r>
        <w:separator/>
      </w:r>
    </w:p>
  </w:endnote>
  <w:endnote w:type="continuationSeparator" w:id="0">
    <w:p w:rsidR="00B55E34" w:rsidP="0027468A" w:rsidRDefault="00B55E34" w14:paraId="16AC1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5809221"/>
      <w:docPartObj>
        <w:docPartGallery w:val="Page Numbers (Bottom of Page)"/>
        <w:docPartUnique/>
      </w:docPartObj>
    </w:sdtPr>
    <w:sdtEndPr>
      <w:rPr>
        <w:rStyle w:val="PageNumber"/>
      </w:rPr>
    </w:sdtEndPr>
    <w:sdtContent>
      <w:p w:rsidR="004C5730" w:rsidP="00EA7917" w:rsidRDefault="004C5730" w14:paraId="70181FDC" w14:textId="3E29263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4C5730" w:rsidP="004C5730" w:rsidRDefault="004C5730" w14:paraId="79709BDB"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629065"/>
      <w:docPartObj>
        <w:docPartGallery w:val="Page Numbers (Bottom of Page)"/>
        <w:docPartUnique/>
      </w:docPartObj>
    </w:sdtPr>
    <w:sdtEndPr>
      <w:rPr>
        <w:rStyle w:val="PageNumber"/>
      </w:rPr>
    </w:sdtEndPr>
    <w:sdtContent>
      <w:p w:rsidR="004C5730" w:rsidP="00EA7917" w:rsidRDefault="004C5730" w14:paraId="5945F262" w14:textId="33A5908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rsidR="004C5730" w:rsidP="004C5730" w:rsidRDefault="004C5730" w14:paraId="2C29C3B6"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5E34" w:rsidP="0027468A" w:rsidRDefault="00B55E34" w14:paraId="3E59801E" w14:textId="77777777">
      <w:r>
        <w:separator/>
      </w:r>
    </w:p>
  </w:footnote>
  <w:footnote w:type="continuationSeparator" w:id="0">
    <w:p w:rsidR="00B55E34" w:rsidP="0027468A" w:rsidRDefault="00B55E34" w14:paraId="098570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7468A" w:rsidR="0027468A" w:rsidP="0027468A" w:rsidRDefault="0027468A" w14:paraId="608333B7" w14:textId="77777777">
    <w:pPr>
      <w:rPr>
        <w:b/>
        <w:bCs/>
      </w:rPr>
    </w:pPr>
    <w:r w:rsidRPr="0027468A">
      <w:rPr>
        <w:b/>
        <w:bCs/>
      </w:rPr>
      <w:t>Lives Saved Calculator – Sodium related data sources</w:t>
    </w:r>
  </w:p>
  <w:p w:rsidR="0027468A" w:rsidRDefault="0027468A" w14:paraId="0296E0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651"/>
    <w:multiLevelType w:val="hybridMultilevel"/>
    <w:tmpl w:val="AE30EF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5A090B"/>
    <w:multiLevelType w:val="hybridMultilevel"/>
    <w:tmpl w:val="410CE88C"/>
    <w:lvl w:ilvl="0" w:tplc="FFFFFFFF">
      <w:start w:val="1"/>
      <w:numFmt w:val="bullet"/>
      <w:lvlText w:val="-"/>
      <w:lvlJc w:val="left"/>
      <w:pPr>
        <w:ind w:left="720" w:hanging="360"/>
      </w:pPr>
      <w:rPr>
        <w:rFonts w:hint="default" w:ascii="Calibri" w:hAnsi="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00F68F"/>
    <w:multiLevelType w:val="hybridMultilevel"/>
    <w:tmpl w:val="22A6B7D4"/>
    <w:lvl w:ilvl="0" w:tplc="D6A88252">
      <w:start w:val="1"/>
      <w:numFmt w:val="bullet"/>
      <w:lvlText w:val="-"/>
      <w:lvlJc w:val="left"/>
      <w:pPr>
        <w:ind w:left="720" w:hanging="360"/>
      </w:pPr>
      <w:rPr>
        <w:rFonts w:hint="default" w:ascii="Calibri" w:hAnsi="Calibri"/>
      </w:rPr>
    </w:lvl>
    <w:lvl w:ilvl="1" w:tplc="1DCECCA8">
      <w:start w:val="1"/>
      <w:numFmt w:val="bullet"/>
      <w:lvlText w:val="o"/>
      <w:lvlJc w:val="left"/>
      <w:pPr>
        <w:ind w:left="1440" w:hanging="360"/>
      </w:pPr>
      <w:rPr>
        <w:rFonts w:hint="default" w:ascii="Courier New" w:hAnsi="Courier New"/>
      </w:rPr>
    </w:lvl>
    <w:lvl w:ilvl="2" w:tplc="E3745E30">
      <w:start w:val="1"/>
      <w:numFmt w:val="bullet"/>
      <w:lvlText w:val=""/>
      <w:lvlJc w:val="left"/>
      <w:pPr>
        <w:ind w:left="2160" w:hanging="360"/>
      </w:pPr>
      <w:rPr>
        <w:rFonts w:hint="default" w:ascii="Wingdings" w:hAnsi="Wingdings"/>
      </w:rPr>
    </w:lvl>
    <w:lvl w:ilvl="3" w:tplc="BA1C5E32">
      <w:start w:val="1"/>
      <w:numFmt w:val="bullet"/>
      <w:lvlText w:val=""/>
      <w:lvlJc w:val="left"/>
      <w:pPr>
        <w:ind w:left="2880" w:hanging="360"/>
      </w:pPr>
      <w:rPr>
        <w:rFonts w:hint="default" w:ascii="Symbol" w:hAnsi="Symbol"/>
      </w:rPr>
    </w:lvl>
    <w:lvl w:ilvl="4" w:tplc="055C0D00">
      <w:start w:val="1"/>
      <w:numFmt w:val="bullet"/>
      <w:lvlText w:val="o"/>
      <w:lvlJc w:val="left"/>
      <w:pPr>
        <w:ind w:left="3600" w:hanging="360"/>
      </w:pPr>
      <w:rPr>
        <w:rFonts w:hint="default" w:ascii="Courier New" w:hAnsi="Courier New"/>
      </w:rPr>
    </w:lvl>
    <w:lvl w:ilvl="5" w:tplc="0EBA4644">
      <w:start w:val="1"/>
      <w:numFmt w:val="bullet"/>
      <w:lvlText w:val=""/>
      <w:lvlJc w:val="left"/>
      <w:pPr>
        <w:ind w:left="4320" w:hanging="360"/>
      </w:pPr>
      <w:rPr>
        <w:rFonts w:hint="default" w:ascii="Wingdings" w:hAnsi="Wingdings"/>
      </w:rPr>
    </w:lvl>
    <w:lvl w:ilvl="6" w:tplc="104A39EC">
      <w:start w:val="1"/>
      <w:numFmt w:val="bullet"/>
      <w:lvlText w:val=""/>
      <w:lvlJc w:val="left"/>
      <w:pPr>
        <w:ind w:left="5040" w:hanging="360"/>
      </w:pPr>
      <w:rPr>
        <w:rFonts w:hint="default" w:ascii="Symbol" w:hAnsi="Symbol"/>
      </w:rPr>
    </w:lvl>
    <w:lvl w:ilvl="7" w:tplc="A3DE0666">
      <w:start w:val="1"/>
      <w:numFmt w:val="bullet"/>
      <w:lvlText w:val="o"/>
      <w:lvlJc w:val="left"/>
      <w:pPr>
        <w:ind w:left="5760" w:hanging="360"/>
      </w:pPr>
      <w:rPr>
        <w:rFonts w:hint="default" w:ascii="Courier New" w:hAnsi="Courier New"/>
      </w:rPr>
    </w:lvl>
    <w:lvl w:ilvl="8" w:tplc="B984AA00">
      <w:start w:val="1"/>
      <w:numFmt w:val="bullet"/>
      <w:lvlText w:val=""/>
      <w:lvlJc w:val="left"/>
      <w:pPr>
        <w:ind w:left="6480" w:hanging="360"/>
      </w:pPr>
      <w:rPr>
        <w:rFonts w:hint="default" w:ascii="Wingdings" w:hAnsi="Wingdings"/>
      </w:rPr>
    </w:lvl>
  </w:abstractNum>
  <w:abstractNum w:abstractNumId="3" w15:restartNumberingAfterBreak="0">
    <w:nsid w:val="10EE3130"/>
    <w:multiLevelType w:val="hybridMultilevel"/>
    <w:tmpl w:val="8AB6FB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A10776"/>
    <w:multiLevelType w:val="multilevel"/>
    <w:tmpl w:val="BF86F1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101D86"/>
    <w:multiLevelType w:val="hybridMultilevel"/>
    <w:tmpl w:val="4C14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94E1A"/>
    <w:multiLevelType w:val="hybridMultilevel"/>
    <w:tmpl w:val="796EEDDC"/>
    <w:lvl w:ilvl="0" w:tplc="B1F0E2DC">
      <w:start w:val="1"/>
      <w:numFmt w:val="bullet"/>
      <w:lvlText w:val=""/>
      <w:lvlJc w:val="left"/>
      <w:pPr>
        <w:ind w:left="720" w:hanging="360"/>
      </w:pPr>
      <w:rPr>
        <w:rFonts w:hint="default" w:ascii="Symbol" w:hAnsi="Symbol"/>
        <w:sz w:val="20"/>
        <w:szCs w:val="2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96B5EA3"/>
    <w:multiLevelType w:val="hybridMultilevel"/>
    <w:tmpl w:val="9DB46B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AEAA323"/>
    <w:multiLevelType w:val="hybridMultilevel"/>
    <w:tmpl w:val="6AE2C0EC"/>
    <w:lvl w:ilvl="0" w:tplc="D5165352">
      <w:start w:val="1"/>
      <w:numFmt w:val="bullet"/>
      <w:lvlText w:val=""/>
      <w:lvlJc w:val="left"/>
      <w:pPr>
        <w:ind w:left="720" w:hanging="360"/>
      </w:pPr>
      <w:rPr>
        <w:rFonts w:hint="default" w:ascii="Symbol" w:hAnsi="Symbol"/>
      </w:rPr>
    </w:lvl>
    <w:lvl w:ilvl="1" w:tplc="C17C4F16">
      <w:start w:val="1"/>
      <w:numFmt w:val="bullet"/>
      <w:lvlText w:val="o"/>
      <w:lvlJc w:val="left"/>
      <w:pPr>
        <w:ind w:left="1440" w:hanging="360"/>
      </w:pPr>
      <w:rPr>
        <w:rFonts w:hint="default" w:ascii="Courier New" w:hAnsi="Courier New"/>
      </w:rPr>
    </w:lvl>
    <w:lvl w:ilvl="2" w:tplc="78EA486E">
      <w:start w:val="1"/>
      <w:numFmt w:val="bullet"/>
      <w:lvlText w:val=""/>
      <w:lvlJc w:val="left"/>
      <w:pPr>
        <w:ind w:left="2160" w:hanging="360"/>
      </w:pPr>
      <w:rPr>
        <w:rFonts w:hint="default" w:ascii="Wingdings" w:hAnsi="Wingdings"/>
      </w:rPr>
    </w:lvl>
    <w:lvl w:ilvl="3" w:tplc="00AC178C">
      <w:start w:val="1"/>
      <w:numFmt w:val="bullet"/>
      <w:lvlText w:val=""/>
      <w:lvlJc w:val="left"/>
      <w:pPr>
        <w:ind w:left="2880" w:hanging="360"/>
      </w:pPr>
      <w:rPr>
        <w:rFonts w:hint="default" w:ascii="Symbol" w:hAnsi="Symbol"/>
      </w:rPr>
    </w:lvl>
    <w:lvl w:ilvl="4" w:tplc="B346F954">
      <w:start w:val="1"/>
      <w:numFmt w:val="bullet"/>
      <w:lvlText w:val="o"/>
      <w:lvlJc w:val="left"/>
      <w:pPr>
        <w:ind w:left="3600" w:hanging="360"/>
      </w:pPr>
      <w:rPr>
        <w:rFonts w:hint="default" w:ascii="Courier New" w:hAnsi="Courier New"/>
      </w:rPr>
    </w:lvl>
    <w:lvl w:ilvl="5" w:tplc="9B989394">
      <w:start w:val="1"/>
      <w:numFmt w:val="bullet"/>
      <w:lvlText w:val=""/>
      <w:lvlJc w:val="left"/>
      <w:pPr>
        <w:ind w:left="4320" w:hanging="360"/>
      </w:pPr>
      <w:rPr>
        <w:rFonts w:hint="default" w:ascii="Wingdings" w:hAnsi="Wingdings"/>
      </w:rPr>
    </w:lvl>
    <w:lvl w:ilvl="6" w:tplc="1F02E5CC">
      <w:start w:val="1"/>
      <w:numFmt w:val="bullet"/>
      <w:lvlText w:val=""/>
      <w:lvlJc w:val="left"/>
      <w:pPr>
        <w:ind w:left="5040" w:hanging="360"/>
      </w:pPr>
      <w:rPr>
        <w:rFonts w:hint="default" w:ascii="Symbol" w:hAnsi="Symbol"/>
      </w:rPr>
    </w:lvl>
    <w:lvl w:ilvl="7" w:tplc="49B07D34">
      <w:start w:val="1"/>
      <w:numFmt w:val="bullet"/>
      <w:lvlText w:val="o"/>
      <w:lvlJc w:val="left"/>
      <w:pPr>
        <w:ind w:left="5760" w:hanging="360"/>
      </w:pPr>
      <w:rPr>
        <w:rFonts w:hint="default" w:ascii="Courier New" w:hAnsi="Courier New"/>
      </w:rPr>
    </w:lvl>
    <w:lvl w:ilvl="8" w:tplc="A78063D6">
      <w:start w:val="1"/>
      <w:numFmt w:val="bullet"/>
      <w:lvlText w:val=""/>
      <w:lvlJc w:val="left"/>
      <w:pPr>
        <w:ind w:left="6480" w:hanging="360"/>
      </w:pPr>
      <w:rPr>
        <w:rFonts w:hint="default" w:ascii="Wingdings" w:hAnsi="Wingdings"/>
      </w:rPr>
    </w:lvl>
  </w:abstractNum>
  <w:abstractNum w:abstractNumId="9" w15:restartNumberingAfterBreak="0">
    <w:nsid w:val="21E86CBE"/>
    <w:multiLevelType w:val="hybridMultilevel"/>
    <w:tmpl w:val="11BE21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600C59F"/>
    <w:multiLevelType w:val="hybridMultilevel"/>
    <w:tmpl w:val="CA30251E"/>
    <w:lvl w:ilvl="0" w:tplc="3A484ED2">
      <w:start w:val="1"/>
      <w:numFmt w:val="bullet"/>
      <w:lvlText w:val="-"/>
      <w:lvlJc w:val="left"/>
      <w:pPr>
        <w:ind w:left="720" w:hanging="360"/>
      </w:pPr>
      <w:rPr>
        <w:rFonts w:hint="default" w:ascii="Calibri" w:hAnsi="Calibri"/>
      </w:rPr>
    </w:lvl>
    <w:lvl w:ilvl="1" w:tplc="4CA0F81E">
      <w:start w:val="1"/>
      <w:numFmt w:val="bullet"/>
      <w:lvlText w:val="o"/>
      <w:lvlJc w:val="left"/>
      <w:pPr>
        <w:ind w:left="1440" w:hanging="360"/>
      </w:pPr>
      <w:rPr>
        <w:rFonts w:hint="default" w:ascii="Courier New" w:hAnsi="Courier New"/>
      </w:rPr>
    </w:lvl>
    <w:lvl w:ilvl="2" w:tplc="28E2F4BE">
      <w:start w:val="1"/>
      <w:numFmt w:val="bullet"/>
      <w:lvlText w:val=""/>
      <w:lvlJc w:val="left"/>
      <w:pPr>
        <w:ind w:left="2160" w:hanging="360"/>
      </w:pPr>
      <w:rPr>
        <w:rFonts w:hint="default" w:ascii="Wingdings" w:hAnsi="Wingdings"/>
      </w:rPr>
    </w:lvl>
    <w:lvl w:ilvl="3" w:tplc="A4D62DEA">
      <w:start w:val="1"/>
      <w:numFmt w:val="bullet"/>
      <w:lvlText w:val=""/>
      <w:lvlJc w:val="left"/>
      <w:pPr>
        <w:ind w:left="2880" w:hanging="360"/>
      </w:pPr>
      <w:rPr>
        <w:rFonts w:hint="default" w:ascii="Symbol" w:hAnsi="Symbol"/>
      </w:rPr>
    </w:lvl>
    <w:lvl w:ilvl="4" w:tplc="B0008034">
      <w:start w:val="1"/>
      <w:numFmt w:val="bullet"/>
      <w:lvlText w:val="o"/>
      <w:lvlJc w:val="left"/>
      <w:pPr>
        <w:ind w:left="3600" w:hanging="360"/>
      </w:pPr>
      <w:rPr>
        <w:rFonts w:hint="default" w:ascii="Courier New" w:hAnsi="Courier New"/>
      </w:rPr>
    </w:lvl>
    <w:lvl w:ilvl="5" w:tplc="D0804E60">
      <w:start w:val="1"/>
      <w:numFmt w:val="bullet"/>
      <w:lvlText w:val=""/>
      <w:lvlJc w:val="left"/>
      <w:pPr>
        <w:ind w:left="4320" w:hanging="360"/>
      </w:pPr>
      <w:rPr>
        <w:rFonts w:hint="default" w:ascii="Wingdings" w:hAnsi="Wingdings"/>
      </w:rPr>
    </w:lvl>
    <w:lvl w:ilvl="6" w:tplc="3CC483E2">
      <w:start w:val="1"/>
      <w:numFmt w:val="bullet"/>
      <w:lvlText w:val=""/>
      <w:lvlJc w:val="left"/>
      <w:pPr>
        <w:ind w:left="5040" w:hanging="360"/>
      </w:pPr>
      <w:rPr>
        <w:rFonts w:hint="default" w:ascii="Symbol" w:hAnsi="Symbol"/>
      </w:rPr>
    </w:lvl>
    <w:lvl w:ilvl="7" w:tplc="E2C8D73C">
      <w:start w:val="1"/>
      <w:numFmt w:val="bullet"/>
      <w:lvlText w:val="o"/>
      <w:lvlJc w:val="left"/>
      <w:pPr>
        <w:ind w:left="5760" w:hanging="360"/>
      </w:pPr>
      <w:rPr>
        <w:rFonts w:hint="default" w:ascii="Courier New" w:hAnsi="Courier New"/>
      </w:rPr>
    </w:lvl>
    <w:lvl w:ilvl="8" w:tplc="9F9A7264">
      <w:start w:val="1"/>
      <w:numFmt w:val="bullet"/>
      <w:lvlText w:val=""/>
      <w:lvlJc w:val="left"/>
      <w:pPr>
        <w:ind w:left="6480" w:hanging="360"/>
      </w:pPr>
      <w:rPr>
        <w:rFonts w:hint="default" w:ascii="Wingdings" w:hAnsi="Wingdings"/>
      </w:rPr>
    </w:lvl>
  </w:abstractNum>
  <w:abstractNum w:abstractNumId="11" w15:restartNumberingAfterBreak="0">
    <w:nsid w:val="269B4D51"/>
    <w:multiLevelType w:val="hybridMultilevel"/>
    <w:tmpl w:val="DF8CB3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6FA6ED1"/>
    <w:multiLevelType w:val="multilevel"/>
    <w:tmpl w:val="2746F2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7800531"/>
    <w:multiLevelType w:val="multilevel"/>
    <w:tmpl w:val="B0EE2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EB287F"/>
    <w:multiLevelType w:val="hybridMultilevel"/>
    <w:tmpl w:val="BB202D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8E637C1"/>
    <w:multiLevelType w:val="hybridMultilevel"/>
    <w:tmpl w:val="2B5A7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E63B8B"/>
    <w:multiLevelType w:val="hybridMultilevel"/>
    <w:tmpl w:val="BDC4A3B0"/>
    <w:lvl w:ilvl="0" w:tplc="37A8A8CA">
      <w:start w:val="1"/>
      <w:numFmt w:val="bullet"/>
      <w:lvlText w:val=""/>
      <w:lvlJc w:val="left"/>
      <w:pPr>
        <w:ind w:left="720" w:hanging="360"/>
      </w:pPr>
      <w:rPr>
        <w:rFonts w:hint="default" w:ascii="Symbol" w:hAnsi="Symbol"/>
      </w:rPr>
    </w:lvl>
    <w:lvl w:ilvl="1" w:tplc="C88C34DC">
      <w:start w:val="1"/>
      <w:numFmt w:val="bullet"/>
      <w:lvlText w:val="o"/>
      <w:lvlJc w:val="left"/>
      <w:pPr>
        <w:ind w:left="1440" w:hanging="360"/>
      </w:pPr>
      <w:rPr>
        <w:rFonts w:hint="default" w:ascii="Courier New" w:hAnsi="Courier New"/>
      </w:rPr>
    </w:lvl>
    <w:lvl w:ilvl="2" w:tplc="6816AD5A">
      <w:start w:val="1"/>
      <w:numFmt w:val="bullet"/>
      <w:lvlText w:val=""/>
      <w:lvlJc w:val="left"/>
      <w:pPr>
        <w:ind w:left="2160" w:hanging="360"/>
      </w:pPr>
      <w:rPr>
        <w:rFonts w:hint="default" w:ascii="Wingdings" w:hAnsi="Wingdings"/>
      </w:rPr>
    </w:lvl>
    <w:lvl w:ilvl="3" w:tplc="D3F291BA">
      <w:start w:val="1"/>
      <w:numFmt w:val="bullet"/>
      <w:lvlText w:val=""/>
      <w:lvlJc w:val="left"/>
      <w:pPr>
        <w:ind w:left="2880" w:hanging="360"/>
      </w:pPr>
      <w:rPr>
        <w:rFonts w:hint="default" w:ascii="Symbol" w:hAnsi="Symbol"/>
      </w:rPr>
    </w:lvl>
    <w:lvl w:ilvl="4" w:tplc="2CF8723A">
      <w:start w:val="1"/>
      <w:numFmt w:val="bullet"/>
      <w:lvlText w:val="o"/>
      <w:lvlJc w:val="left"/>
      <w:pPr>
        <w:ind w:left="3600" w:hanging="360"/>
      </w:pPr>
      <w:rPr>
        <w:rFonts w:hint="default" w:ascii="Courier New" w:hAnsi="Courier New"/>
      </w:rPr>
    </w:lvl>
    <w:lvl w:ilvl="5" w:tplc="9260D02E">
      <w:start w:val="1"/>
      <w:numFmt w:val="bullet"/>
      <w:lvlText w:val=""/>
      <w:lvlJc w:val="left"/>
      <w:pPr>
        <w:ind w:left="4320" w:hanging="360"/>
      </w:pPr>
      <w:rPr>
        <w:rFonts w:hint="default" w:ascii="Wingdings" w:hAnsi="Wingdings"/>
      </w:rPr>
    </w:lvl>
    <w:lvl w:ilvl="6" w:tplc="E9421366">
      <w:start w:val="1"/>
      <w:numFmt w:val="bullet"/>
      <w:lvlText w:val=""/>
      <w:lvlJc w:val="left"/>
      <w:pPr>
        <w:ind w:left="5040" w:hanging="360"/>
      </w:pPr>
      <w:rPr>
        <w:rFonts w:hint="default" w:ascii="Symbol" w:hAnsi="Symbol"/>
      </w:rPr>
    </w:lvl>
    <w:lvl w:ilvl="7" w:tplc="AFD40422">
      <w:start w:val="1"/>
      <w:numFmt w:val="bullet"/>
      <w:lvlText w:val="o"/>
      <w:lvlJc w:val="left"/>
      <w:pPr>
        <w:ind w:left="5760" w:hanging="360"/>
      </w:pPr>
      <w:rPr>
        <w:rFonts w:hint="default" w:ascii="Courier New" w:hAnsi="Courier New"/>
      </w:rPr>
    </w:lvl>
    <w:lvl w:ilvl="8" w:tplc="EE5831A0">
      <w:start w:val="1"/>
      <w:numFmt w:val="bullet"/>
      <w:lvlText w:val=""/>
      <w:lvlJc w:val="left"/>
      <w:pPr>
        <w:ind w:left="6480" w:hanging="360"/>
      </w:pPr>
      <w:rPr>
        <w:rFonts w:hint="default" w:ascii="Wingdings" w:hAnsi="Wingdings"/>
      </w:rPr>
    </w:lvl>
  </w:abstractNum>
  <w:abstractNum w:abstractNumId="17" w15:restartNumberingAfterBreak="0">
    <w:nsid w:val="2A0134E0"/>
    <w:multiLevelType w:val="hybridMultilevel"/>
    <w:tmpl w:val="5914D0F6"/>
    <w:lvl w:ilvl="0" w:tplc="B1F0E2DC">
      <w:start w:val="1"/>
      <w:numFmt w:val="bullet"/>
      <w:lvlText w:val=""/>
      <w:lvlJc w:val="left"/>
      <w:pPr>
        <w:ind w:left="720" w:hanging="360"/>
      </w:pPr>
      <w:rPr>
        <w:rFonts w:hint="default" w:ascii="Symbol" w:hAnsi="Symbol"/>
        <w:sz w:val="20"/>
        <w:szCs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A344FB1"/>
    <w:multiLevelType w:val="multilevel"/>
    <w:tmpl w:val="0C20A2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D0D09FC"/>
    <w:multiLevelType w:val="hybridMultilevel"/>
    <w:tmpl w:val="4858A9FC"/>
    <w:lvl w:ilvl="0" w:tplc="BC12B398">
      <w:start w:val="1"/>
      <w:numFmt w:val="bullet"/>
      <w:lvlText w:val=""/>
      <w:lvlJc w:val="left"/>
      <w:pPr>
        <w:ind w:left="720" w:hanging="360"/>
      </w:pPr>
      <w:rPr>
        <w:rFonts w:hint="default" w:ascii="Symbol" w:hAnsi="Symbol"/>
      </w:rPr>
    </w:lvl>
    <w:lvl w:ilvl="1" w:tplc="7B9A62F6">
      <w:start w:val="1"/>
      <w:numFmt w:val="bullet"/>
      <w:lvlText w:val="o"/>
      <w:lvlJc w:val="left"/>
      <w:pPr>
        <w:ind w:left="1440" w:hanging="360"/>
      </w:pPr>
      <w:rPr>
        <w:rFonts w:hint="default" w:ascii="Courier New" w:hAnsi="Courier New"/>
      </w:rPr>
    </w:lvl>
    <w:lvl w:ilvl="2" w:tplc="E5C0ABAC">
      <w:start w:val="1"/>
      <w:numFmt w:val="bullet"/>
      <w:lvlText w:val=""/>
      <w:lvlJc w:val="left"/>
      <w:pPr>
        <w:ind w:left="2160" w:hanging="360"/>
      </w:pPr>
      <w:rPr>
        <w:rFonts w:hint="default" w:ascii="Wingdings" w:hAnsi="Wingdings"/>
      </w:rPr>
    </w:lvl>
    <w:lvl w:ilvl="3" w:tplc="8A06AB54">
      <w:start w:val="1"/>
      <w:numFmt w:val="bullet"/>
      <w:lvlText w:val=""/>
      <w:lvlJc w:val="left"/>
      <w:pPr>
        <w:ind w:left="2880" w:hanging="360"/>
      </w:pPr>
      <w:rPr>
        <w:rFonts w:hint="default" w:ascii="Symbol" w:hAnsi="Symbol"/>
      </w:rPr>
    </w:lvl>
    <w:lvl w:ilvl="4" w:tplc="3790F26C">
      <w:start w:val="1"/>
      <w:numFmt w:val="bullet"/>
      <w:lvlText w:val="o"/>
      <w:lvlJc w:val="left"/>
      <w:pPr>
        <w:ind w:left="3600" w:hanging="360"/>
      </w:pPr>
      <w:rPr>
        <w:rFonts w:hint="default" w:ascii="Courier New" w:hAnsi="Courier New"/>
      </w:rPr>
    </w:lvl>
    <w:lvl w:ilvl="5" w:tplc="BE8EF8D0">
      <w:start w:val="1"/>
      <w:numFmt w:val="bullet"/>
      <w:lvlText w:val=""/>
      <w:lvlJc w:val="left"/>
      <w:pPr>
        <w:ind w:left="4320" w:hanging="360"/>
      </w:pPr>
      <w:rPr>
        <w:rFonts w:hint="default" w:ascii="Wingdings" w:hAnsi="Wingdings"/>
      </w:rPr>
    </w:lvl>
    <w:lvl w:ilvl="6" w:tplc="FCC4713A">
      <w:start w:val="1"/>
      <w:numFmt w:val="bullet"/>
      <w:lvlText w:val=""/>
      <w:lvlJc w:val="left"/>
      <w:pPr>
        <w:ind w:left="5040" w:hanging="360"/>
      </w:pPr>
      <w:rPr>
        <w:rFonts w:hint="default" w:ascii="Symbol" w:hAnsi="Symbol"/>
      </w:rPr>
    </w:lvl>
    <w:lvl w:ilvl="7" w:tplc="41E4457C">
      <w:start w:val="1"/>
      <w:numFmt w:val="bullet"/>
      <w:lvlText w:val="o"/>
      <w:lvlJc w:val="left"/>
      <w:pPr>
        <w:ind w:left="5760" w:hanging="360"/>
      </w:pPr>
      <w:rPr>
        <w:rFonts w:hint="default" w:ascii="Courier New" w:hAnsi="Courier New"/>
      </w:rPr>
    </w:lvl>
    <w:lvl w:ilvl="8" w:tplc="F34A2014">
      <w:start w:val="1"/>
      <w:numFmt w:val="bullet"/>
      <w:lvlText w:val=""/>
      <w:lvlJc w:val="left"/>
      <w:pPr>
        <w:ind w:left="6480" w:hanging="360"/>
      </w:pPr>
      <w:rPr>
        <w:rFonts w:hint="default" w:ascii="Wingdings" w:hAnsi="Wingdings"/>
      </w:rPr>
    </w:lvl>
  </w:abstractNum>
  <w:abstractNum w:abstractNumId="20" w15:restartNumberingAfterBreak="0">
    <w:nsid w:val="2DFF8EAF"/>
    <w:multiLevelType w:val="hybridMultilevel"/>
    <w:tmpl w:val="F45058BC"/>
    <w:lvl w:ilvl="0" w:tplc="B7223472">
      <w:start w:val="1"/>
      <w:numFmt w:val="bullet"/>
      <w:lvlText w:val="-"/>
      <w:lvlJc w:val="left"/>
      <w:pPr>
        <w:ind w:left="720" w:hanging="360"/>
      </w:pPr>
      <w:rPr>
        <w:rFonts w:hint="default" w:ascii="Calibri" w:hAnsi="Calibri"/>
      </w:rPr>
    </w:lvl>
    <w:lvl w:ilvl="1" w:tplc="60BC7254">
      <w:start w:val="1"/>
      <w:numFmt w:val="bullet"/>
      <w:lvlText w:val="o"/>
      <w:lvlJc w:val="left"/>
      <w:pPr>
        <w:ind w:left="1440" w:hanging="360"/>
      </w:pPr>
      <w:rPr>
        <w:rFonts w:hint="default" w:ascii="Courier New" w:hAnsi="Courier New"/>
      </w:rPr>
    </w:lvl>
    <w:lvl w:ilvl="2" w:tplc="5E0ECB0E">
      <w:start w:val="1"/>
      <w:numFmt w:val="bullet"/>
      <w:lvlText w:val=""/>
      <w:lvlJc w:val="left"/>
      <w:pPr>
        <w:ind w:left="2160" w:hanging="360"/>
      </w:pPr>
      <w:rPr>
        <w:rFonts w:hint="default" w:ascii="Wingdings" w:hAnsi="Wingdings"/>
      </w:rPr>
    </w:lvl>
    <w:lvl w:ilvl="3" w:tplc="7646DCD8">
      <w:start w:val="1"/>
      <w:numFmt w:val="bullet"/>
      <w:lvlText w:val=""/>
      <w:lvlJc w:val="left"/>
      <w:pPr>
        <w:ind w:left="2880" w:hanging="360"/>
      </w:pPr>
      <w:rPr>
        <w:rFonts w:hint="default" w:ascii="Symbol" w:hAnsi="Symbol"/>
      </w:rPr>
    </w:lvl>
    <w:lvl w:ilvl="4" w:tplc="05841446">
      <w:start w:val="1"/>
      <w:numFmt w:val="bullet"/>
      <w:lvlText w:val="o"/>
      <w:lvlJc w:val="left"/>
      <w:pPr>
        <w:ind w:left="3600" w:hanging="360"/>
      </w:pPr>
      <w:rPr>
        <w:rFonts w:hint="default" w:ascii="Courier New" w:hAnsi="Courier New"/>
      </w:rPr>
    </w:lvl>
    <w:lvl w:ilvl="5" w:tplc="346C69E8">
      <w:start w:val="1"/>
      <w:numFmt w:val="bullet"/>
      <w:lvlText w:val=""/>
      <w:lvlJc w:val="left"/>
      <w:pPr>
        <w:ind w:left="4320" w:hanging="360"/>
      </w:pPr>
      <w:rPr>
        <w:rFonts w:hint="default" w:ascii="Wingdings" w:hAnsi="Wingdings"/>
      </w:rPr>
    </w:lvl>
    <w:lvl w:ilvl="6" w:tplc="541E9A40">
      <w:start w:val="1"/>
      <w:numFmt w:val="bullet"/>
      <w:lvlText w:val=""/>
      <w:lvlJc w:val="left"/>
      <w:pPr>
        <w:ind w:left="5040" w:hanging="360"/>
      </w:pPr>
      <w:rPr>
        <w:rFonts w:hint="default" w:ascii="Symbol" w:hAnsi="Symbol"/>
      </w:rPr>
    </w:lvl>
    <w:lvl w:ilvl="7" w:tplc="03F412DC">
      <w:start w:val="1"/>
      <w:numFmt w:val="bullet"/>
      <w:lvlText w:val="o"/>
      <w:lvlJc w:val="left"/>
      <w:pPr>
        <w:ind w:left="5760" w:hanging="360"/>
      </w:pPr>
      <w:rPr>
        <w:rFonts w:hint="default" w:ascii="Courier New" w:hAnsi="Courier New"/>
      </w:rPr>
    </w:lvl>
    <w:lvl w:ilvl="8" w:tplc="E926E090">
      <w:start w:val="1"/>
      <w:numFmt w:val="bullet"/>
      <w:lvlText w:val=""/>
      <w:lvlJc w:val="left"/>
      <w:pPr>
        <w:ind w:left="6480" w:hanging="360"/>
      </w:pPr>
      <w:rPr>
        <w:rFonts w:hint="default" w:ascii="Wingdings" w:hAnsi="Wingdings"/>
      </w:rPr>
    </w:lvl>
  </w:abstractNum>
  <w:abstractNum w:abstractNumId="21" w15:restartNumberingAfterBreak="0">
    <w:nsid w:val="31E13102"/>
    <w:multiLevelType w:val="hybridMultilevel"/>
    <w:tmpl w:val="46327416"/>
    <w:lvl w:ilvl="0" w:tplc="B1F0E2DC">
      <w:start w:val="1"/>
      <w:numFmt w:val="bullet"/>
      <w:lvlText w:val=""/>
      <w:lvlJc w:val="left"/>
      <w:pPr>
        <w:ind w:left="720" w:hanging="360"/>
      </w:pPr>
      <w:rPr>
        <w:rFonts w:hint="default" w:ascii="Symbol" w:hAnsi="Symbol"/>
        <w:sz w:val="20"/>
        <w:szCs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906488E"/>
    <w:multiLevelType w:val="hybridMultilevel"/>
    <w:tmpl w:val="0C406E02"/>
    <w:lvl w:ilvl="0" w:tplc="C01205BA">
      <w:start w:val="1"/>
      <w:numFmt w:val="bullet"/>
      <w:lvlText w:val="-"/>
      <w:lvlJc w:val="left"/>
      <w:pPr>
        <w:ind w:left="720" w:hanging="360"/>
      </w:pPr>
      <w:rPr>
        <w:rFonts w:hint="default" w:ascii="Calibri" w:hAnsi="Calibri"/>
      </w:rPr>
    </w:lvl>
    <w:lvl w:ilvl="1" w:tplc="E9EEE9B2">
      <w:start w:val="1"/>
      <w:numFmt w:val="bullet"/>
      <w:lvlText w:val="o"/>
      <w:lvlJc w:val="left"/>
      <w:pPr>
        <w:ind w:left="1440" w:hanging="360"/>
      </w:pPr>
      <w:rPr>
        <w:rFonts w:hint="default" w:ascii="Courier New" w:hAnsi="Courier New"/>
      </w:rPr>
    </w:lvl>
    <w:lvl w:ilvl="2" w:tplc="E74A95B8">
      <w:start w:val="1"/>
      <w:numFmt w:val="bullet"/>
      <w:lvlText w:val=""/>
      <w:lvlJc w:val="left"/>
      <w:pPr>
        <w:ind w:left="2160" w:hanging="360"/>
      </w:pPr>
      <w:rPr>
        <w:rFonts w:hint="default" w:ascii="Wingdings" w:hAnsi="Wingdings"/>
      </w:rPr>
    </w:lvl>
    <w:lvl w:ilvl="3" w:tplc="243C5FB0">
      <w:start w:val="1"/>
      <w:numFmt w:val="bullet"/>
      <w:lvlText w:val=""/>
      <w:lvlJc w:val="left"/>
      <w:pPr>
        <w:ind w:left="2880" w:hanging="360"/>
      </w:pPr>
      <w:rPr>
        <w:rFonts w:hint="default" w:ascii="Symbol" w:hAnsi="Symbol"/>
      </w:rPr>
    </w:lvl>
    <w:lvl w:ilvl="4" w:tplc="39C48B32">
      <w:start w:val="1"/>
      <w:numFmt w:val="bullet"/>
      <w:lvlText w:val="o"/>
      <w:lvlJc w:val="left"/>
      <w:pPr>
        <w:ind w:left="3600" w:hanging="360"/>
      </w:pPr>
      <w:rPr>
        <w:rFonts w:hint="default" w:ascii="Courier New" w:hAnsi="Courier New"/>
      </w:rPr>
    </w:lvl>
    <w:lvl w:ilvl="5" w:tplc="69A2D3A2">
      <w:start w:val="1"/>
      <w:numFmt w:val="bullet"/>
      <w:lvlText w:val=""/>
      <w:lvlJc w:val="left"/>
      <w:pPr>
        <w:ind w:left="4320" w:hanging="360"/>
      </w:pPr>
      <w:rPr>
        <w:rFonts w:hint="default" w:ascii="Wingdings" w:hAnsi="Wingdings"/>
      </w:rPr>
    </w:lvl>
    <w:lvl w:ilvl="6" w:tplc="AD90F30A">
      <w:start w:val="1"/>
      <w:numFmt w:val="bullet"/>
      <w:lvlText w:val=""/>
      <w:lvlJc w:val="left"/>
      <w:pPr>
        <w:ind w:left="5040" w:hanging="360"/>
      </w:pPr>
      <w:rPr>
        <w:rFonts w:hint="default" w:ascii="Symbol" w:hAnsi="Symbol"/>
      </w:rPr>
    </w:lvl>
    <w:lvl w:ilvl="7" w:tplc="67603D1A">
      <w:start w:val="1"/>
      <w:numFmt w:val="bullet"/>
      <w:lvlText w:val="o"/>
      <w:lvlJc w:val="left"/>
      <w:pPr>
        <w:ind w:left="5760" w:hanging="360"/>
      </w:pPr>
      <w:rPr>
        <w:rFonts w:hint="default" w:ascii="Courier New" w:hAnsi="Courier New"/>
      </w:rPr>
    </w:lvl>
    <w:lvl w:ilvl="8" w:tplc="6A4A0B4A">
      <w:start w:val="1"/>
      <w:numFmt w:val="bullet"/>
      <w:lvlText w:val=""/>
      <w:lvlJc w:val="left"/>
      <w:pPr>
        <w:ind w:left="6480" w:hanging="360"/>
      </w:pPr>
      <w:rPr>
        <w:rFonts w:hint="default" w:ascii="Wingdings" w:hAnsi="Wingdings"/>
      </w:rPr>
    </w:lvl>
  </w:abstractNum>
  <w:abstractNum w:abstractNumId="23" w15:restartNumberingAfterBreak="0">
    <w:nsid w:val="39551F6F"/>
    <w:multiLevelType w:val="hybridMultilevel"/>
    <w:tmpl w:val="5DCCF92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A61B061"/>
    <w:multiLevelType w:val="hybridMultilevel"/>
    <w:tmpl w:val="B4162150"/>
    <w:lvl w:ilvl="0" w:tplc="650CDA18">
      <w:start w:val="1"/>
      <w:numFmt w:val="bullet"/>
      <w:lvlText w:val="-"/>
      <w:lvlJc w:val="left"/>
      <w:pPr>
        <w:ind w:left="720" w:hanging="360"/>
      </w:pPr>
      <w:rPr>
        <w:rFonts w:hint="default" w:ascii="Calibri" w:hAnsi="Calibri"/>
      </w:rPr>
    </w:lvl>
    <w:lvl w:ilvl="1" w:tplc="85A48A26">
      <w:start w:val="1"/>
      <w:numFmt w:val="bullet"/>
      <w:lvlText w:val="o"/>
      <w:lvlJc w:val="left"/>
      <w:pPr>
        <w:ind w:left="1440" w:hanging="360"/>
      </w:pPr>
      <w:rPr>
        <w:rFonts w:hint="default" w:ascii="Courier New" w:hAnsi="Courier New"/>
      </w:rPr>
    </w:lvl>
    <w:lvl w:ilvl="2" w:tplc="79D8DD74">
      <w:start w:val="1"/>
      <w:numFmt w:val="bullet"/>
      <w:lvlText w:val=""/>
      <w:lvlJc w:val="left"/>
      <w:pPr>
        <w:ind w:left="2160" w:hanging="360"/>
      </w:pPr>
      <w:rPr>
        <w:rFonts w:hint="default" w:ascii="Wingdings" w:hAnsi="Wingdings"/>
      </w:rPr>
    </w:lvl>
    <w:lvl w:ilvl="3" w:tplc="6A8E3A28">
      <w:start w:val="1"/>
      <w:numFmt w:val="bullet"/>
      <w:lvlText w:val=""/>
      <w:lvlJc w:val="left"/>
      <w:pPr>
        <w:ind w:left="2880" w:hanging="360"/>
      </w:pPr>
      <w:rPr>
        <w:rFonts w:hint="default" w:ascii="Symbol" w:hAnsi="Symbol"/>
      </w:rPr>
    </w:lvl>
    <w:lvl w:ilvl="4" w:tplc="99643300">
      <w:start w:val="1"/>
      <w:numFmt w:val="bullet"/>
      <w:lvlText w:val="o"/>
      <w:lvlJc w:val="left"/>
      <w:pPr>
        <w:ind w:left="3600" w:hanging="360"/>
      </w:pPr>
      <w:rPr>
        <w:rFonts w:hint="default" w:ascii="Courier New" w:hAnsi="Courier New"/>
      </w:rPr>
    </w:lvl>
    <w:lvl w:ilvl="5" w:tplc="D7EAD77C">
      <w:start w:val="1"/>
      <w:numFmt w:val="bullet"/>
      <w:lvlText w:val=""/>
      <w:lvlJc w:val="left"/>
      <w:pPr>
        <w:ind w:left="4320" w:hanging="360"/>
      </w:pPr>
      <w:rPr>
        <w:rFonts w:hint="default" w:ascii="Wingdings" w:hAnsi="Wingdings"/>
      </w:rPr>
    </w:lvl>
    <w:lvl w:ilvl="6" w:tplc="6AFA6A1A">
      <w:start w:val="1"/>
      <w:numFmt w:val="bullet"/>
      <w:lvlText w:val=""/>
      <w:lvlJc w:val="left"/>
      <w:pPr>
        <w:ind w:left="5040" w:hanging="360"/>
      </w:pPr>
      <w:rPr>
        <w:rFonts w:hint="default" w:ascii="Symbol" w:hAnsi="Symbol"/>
      </w:rPr>
    </w:lvl>
    <w:lvl w:ilvl="7" w:tplc="E35000C4">
      <w:start w:val="1"/>
      <w:numFmt w:val="bullet"/>
      <w:lvlText w:val="o"/>
      <w:lvlJc w:val="left"/>
      <w:pPr>
        <w:ind w:left="5760" w:hanging="360"/>
      </w:pPr>
      <w:rPr>
        <w:rFonts w:hint="default" w:ascii="Courier New" w:hAnsi="Courier New"/>
      </w:rPr>
    </w:lvl>
    <w:lvl w:ilvl="8" w:tplc="C7489E2A">
      <w:start w:val="1"/>
      <w:numFmt w:val="bullet"/>
      <w:lvlText w:val=""/>
      <w:lvlJc w:val="left"/>
      <w:pPr>
        <w:ind w:left="6480" w:hanging="360"/>
      </w:pPr>
      <w:rPr>
        <w:rFonts w:hint="default" w:ascii="Wingdings" w:hAnsi="Wingdings"/>
      </w:rPr>
    </w:lvl>
  </w:abstractNum>
  <w:abstractNum w:abstractNumId="25" w15:restartNumberingAfterBreak="0">
    <w:nsid w:val="3E0AC6B9"/>
    <w:multiLevelType w:val="hybridMultilevel"/>
    <w:tmpl w:val="37CA9C62"/>
    <w:lvl w:ilvl="0" w:tplc="D758C3A6">
      <w:start w:val="1"/>
      <w:numFmt w:val="bullet"/>
      <w:lvlText w:val=""/>
      <w:lvlJc w:val="left"/>
      <w:pPr>
        <w:ind w:left="720" w:hanging="360"/>
      </w:pPr>
      <w:rPr>
        <w:rFonts w:hint="default" w:ascii="Symbol" w:hAnsi="Symbol"/>
      </w:rPr>
    </w:lvl>
    <w:lvl w:ilvl="1" w:tplc="546C21FA">
      <w:start w:val="1"/>
      <w:numFmt w:val="bullet"/>
      <w:lvlText w:val="o"/>
      <w:lvlJc w:val="left"/>
      <w:pPr>
        <w:ind w:left="1440" w:hanging="360"/>
      </w:pPr>
      <w:rPr>
        <w:rFonts w:hint="default" w:ascii="Courier New" w:hAnsi="Courier New"/>
      </w:rPr>
    </w:lvl>
    <w:lvl w:ilvl="2" w:tplc="EC3A2BBE">
      <w:start w:val="1"/>
      <w:numFmt w:val="bullet"/>
      <w:lvlText w:val=""/>
      <w:lvlJc w:val="left"/>
      <w:pPr>
        <w:ind w:left="2160" w:hanging="360"/>
      </w:pPr>
      <w:rPr>
        <w:rFonts w:hint="default" w:ascii="Wingdings" w:hAnsi="Wingdings"/>
      </w:rPr>
    </w:lvl>
    <w:lvl w:ilvl="3" w:tplc="62B65B4E">
      <w:start w:val="1"/>
      <w:numFmt w:val="bullet"/>
      <w:lvlText w:val=""/>
      <w:lvlJc w:val="left"/>
      <w:pPr>
        <w:ind w:left="2880" w:hanging="360"/>
      </w:pPr>
      <w:rPr>
        <w:rFonts w:hint="default" w:ascii="Symbol" w:hAnsi="Symbol"/>
      </w:rPr>
    </w:lvl>
    <w:lvl w:ilvl="4" w:tplc="46D6D6D6">
      <w:start w:val="1"/>
      <w:numFmt w:val="bullet"/>
      <w:lvlText w:val="o"/>
      <w:lvlJc w:val="left"/>
      <w:pPr>
        <w:ind w:left="3600" w:hanging="360"/>
      </w:pPr>
      <w:rPr>
        <w:rFonts w:hint="default" w:ascii="Courier New" w:hAnsi="Courier New"/>
      </w:rPr>
    </w:lvl>
    <w:lvl w:ilvl="5" w:tplc="7708CF3A">
      <w:start w:val="1"/>
      <w:numFmt w:val="bullet"/>
      <w:lvlText w:val=""/>
      <w:lvlJc w:val="left"/>
      <w:pPr>
        <w:ind w:left="4320" w:hanging="360"/>
      </w:pPr>
      <w:rPr>
        <w:rFonts w:hint="default" w:ascii="Wingdings" w:hAnsi="Wingdings"/>
      </w:rPr>
    </w:lvl>
    <w:lvl w:ilvl="6" w:tplc="60CE33AC">
      <w:start w:val="1"/>
      <w:numFmt w:val="bullet"/>
      <w:lvlText w:val=""/>
      <w:lvlJc w:val="left"/>
      <w:pPr>
        <w:ind w:left="5040" w:hanging="360"/>
      </w:pPr>
      <w:rPr>
        <w:rFonts w:hint="default" w:ascii="Symbol" w:hAnsi="Symbol"/>
      </w:rPr>
    </w:lvl>
    <w:lvl w:ilvl="7" w:tplc="D8306346">
      <w:start w:val="1"/>
      <w:numFmt w:val="bullet"/>
      <w:lvlText w:val="o"/>
      <w:lvlJc w:val="left"/>
      <w:pPr>
        <w:ind w:left="5760" w:hanging="360"/>
      </w:pPr>
      <w:rPr>
        <w:rFonts w:hint="default" w:ascii="Courier New" w:hAnsi="Courier New"/>
      </w:rPr>
    </w:lvl>
    <w:lvl w:ilvl="8" w:tplc="08364AA4">
      <w:start w:val="1"/>
      <w:numFmt w:val="bullet"/>
      <w:lvlText w:val=""/>
      <w:lvlJc w:val="left"/>
      <w:pPr>
        <w:ind w:left="6480" w:hanging="360"/>
      </w:pPr>
      <w:rPr>
        <w:rFonts w:hint="default" w:ascii="Wingdings" w:hAnsi="Wingdings"/>
      </w:rPr>
    </w:lvl>
  </w:abstractNum>
  <w:abstractNum w:abstractNumId="26" w15:restartNumberingAfterBreak="0">
    <w:nsid w:val="435753F5"/>
    <w:multiLevelType w:val="hybridMultilevel"/>
    <w:tmpl w:val="E0604DF4"/>
    <w:lvl w:ilvl="0" w:tplc="DBE225E6">
      <w:start w:val="1"/>
      <w:numFmt w:val="bullet"/>
      <w:lvlText w:val="-"/>
      <w:lvlJc w:val="left"/>
      <w:pPr>
        <w:ind w:left="720" w:hanging="360"/>
      </w:pPr>
      <w:rPr>
        <w:rFonts w:hint="default" w:ascii="Calibri" w:hAnsi="Calibri"/>
      </w:rPr>
    </w:lvl>
    <w:lvl w:ilvl="1" w:tplc="75EE8F8C">
      <w:start w:val="1"/>
      <w:numFmt w:val="bullet"/>
      <w:lvlText w:val="o"/>
      <w:lvlJc w:val="left"/>
      <w:pPr>
        <w:ind w:left="1440" w:hanging="360"/>
      </w:pPr>
      <w:rPr>
        <w:rFonts w:hint="default" w:ascii="Courier New" w:hAnsi="Courier New"/>
      </w:rPr>
    </w:lvl>
    <w:lvl w:ilvl="2" w:tplc="95DA72DC">
      <w:start w:val="1"/>
      <w:numFmt w:val="bullet"/>
      <w:lvlText w:val=""/>
      <w:lvlJc w:val="left"/>
      <w:pPr>
        <w:ind w:left="2160" w:hanging="360"/>
      </w:pPr>
      <w:rPr>
        <w:rFonts w:hint="default" w:ascii="Wingdings" w:hAnsi="Wingdings"/>
      </w:rPr>
    </w:lvl>
    <w:lvl w:ilvl="3" w:tplc="F984F1F2">
      <w:start w:val="1"/>
      <w:numFmt w:val="bullet"/>
      <w:lvlText w:val=""/>
      <w:lvlJc w:val="left"/>
      <w:pPr>
        <w:ind w:left="2880" w:hanging="360"/>
      </w:pPr>
      <w:rPr>
        <w:rFonts w:hint="default" w:ascii="Symbol" w:hAnsi="Symbol"/>
      </w:rPr>
    </w:lvl>
    <w:lvl w:ilvl="4" w:tplc="7EE6E104">
      <w:start w:val="1"/>
      <w:numFmt w:val="bullet"/>
      <w:lvlText w:val="o"/>
      <w:lvlJc w:val="left"/>
      <w:pPr>
        <w:ind w:left="3600" w:hanging="360"/>
      </w:pPr>
      <w:rPr>
        <w:rFonts w:hint="default" w:ascii="Courier New" w:hAnsi="Courier New"/>
      </w:rPr>
    </w:lvl>
    <w:lvl w:ilvl="5" w:tplc="132E2FFE">
      <w:start w:val="1"/>
      <w:numFmt w:val="bullet"/>
      <w:lvlText w:val=""/>
      <w:lvlJc w:val="left"/>
      <w:pPr>
        <w:ind w:left="4320" w:hanging="360"/>
      </w:pPr>
      <w:rPr>
        <w:rFonts w:hint="default" w:ascii="Wingdings" w:hAnsi="Wingdings"/>
      </w:rPr>
    </w:lvl>
    <w:lvl w:ilvl="6" w:tplc="741824F4">
      <w:start w:val="1"/>
      <w:numFmt w:val="bullet"/>
      <w:lvlText w:val=""/>
      <w:lvlJc w:val="left"/>
      <w:pPr>
        <w:ind w:left="5040" w:hanging="360"/>
      </w:pPr>
      <w:rPr>
        <w:rFonts w:hint="default" w:ascii="Symbol" w:hAnsi="Symbol"/>
      </w:rPr>
    </w:lvl>
    <w:lvl w:ilvl="7" w:tplc="EA8C9654">
      <w:start w:val="1"/>
      <w:numFmt w:val="bullet"/>
      <w:lvlText w:val="o"/>
      <w:lvlJc w:val="left"/>
      <w:pPr>
        <w:ind w:left="5760" w:hanging="360"/>
      </w:pPr>
      <w:rPr>
        <w:rFonts w:hint="default" w:ascii="Courier New" w:hAnsi="Courier New"/>
      </w:rPr>
    </w:lvl>
    <w:lvl w:ilvl="8" w:tplc="9C3C46E6">
      <w:start w:val="1"/>
      <w:numFmt w:val="bullet"/>
      <w:lvlText w:val=""/>
      <w:lvlJc w:val="left"/>
      <w:pPr>
        <w:ind w:left="6480" w:hanging="360"/>
      </w:pPr>
      <w:rPr>
        <w:rFonts w:hint="default" w:ascii="Wingdings" w:hAnsi="Wingdings"/>
      </w:rPr>
    </w:lvl>
  </w:abstractNum>
  <w:abstractNum w:abstractNumId="27" w15:restartNumberingAfterBreak="0">
    <w:nsid w:val="469337D5"/>
    <w:multiLevelType w:val="hybridMultilevel"/>
    <w:tmpl w:val="60AAF8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A88F689"/>
    <w:multiLevelType w:val="hybridMultilevel"/>
    <w:tmpl w:val="53A8C984"/>
    <w:lvl w:ilvl="0" w:tplc="5D9EF56A">
      <w:start w:val="1"/>
      <w:numFmt w:val="bullet"/>
      <w:lvlText w:val="-"/>
      <w:lvlJc w:val="left"/>
      <w:pPr>
        <w:ind w:left="720" w:hanging="360"/>
      </w:pPr>
      <w:rPr>
        <w:rFonts w:hint="default" w:ascii="Calibri" w:hAnsi="Calibri"/>
      </w:rPr>
    </w:lvl>
    <w:lvl w:ilvl="1" w:tplc="9EB297C2">
      <w:start w:val="1"/>
      <w:numFmt w:val="bullet"/>
      <w:lvlText w:val="o"/>
      <w:lvlJc w:val="left"/>
      <w:pPr>
        <w:ind w:left="1440" w:hanging="360"/>
      </w:pPr>
      <w:rPr>
        <w:rFonts w:hint="default" w:ascii="Courier New" w:hAnsi="Courier New"/>
      </w:rPr>
    </w:lvl>
    <w:lvl w:ilvl="2" w:tplc="5D920800">
      <w:start w:val="1"/>
      <w:numFmt w:val="bullet"/>
      <w:lvlText w:val=""/>
      <w:lvlJc w:val="left"/>
      <w:pPr>
        <w:ind w:left="2160" w:hanging="360"/>
      </w:pPr>
      <w:rPr>
        <w:rFonts w:hint="default" w:ascii="Wingdings" w:hAnsi="Wingdings"/>
      </w:rPr>
    </w:lvl>
    <w:lvl w:ilvl="3" w:tplc="6CF4674E">
      <w:start w:val="1"/>
      <w:numFmt w:val="bullet"/>
      <w:lvlText w:val=""/>
      <w:lvlJc w:val="left"/>
      <w:pPr>
        <w:ind w:left="2880" w:hanging="360"/>
      </w:pPr>
      <w:rPr>
        <w:rFonts w:hint="default" w:ascii="Symbol" w:hAnsi="Symbol"/>
      </w:rPr>
    </w:lvl>
    <w:lvl w:ilvl="4" w:tplc="9E86067A">
      <w:start w:val="1"/>
      <w:numFmt w:val="bullet"/>
      <w:lvlText w:val="o"/>
      <w:lvlJc w:val="left"/>
      <w:pPr>
        <w:ind w:left="3600" w:hanging="360"/>
      </w:pPr>
      <w:rPr>
        <w:rFonts w:hint="default" w:ascii="Courier New" w:hAnsi="Courier New"/>
      </w:rPr>
    </w:lvl>
    <w:lvl w:ilvl="5" w:tplc="B906954E">
      <w:start w:val="1"/>
      <w:numFmt w:val="bullet"/>
      <w:lvlText w:val=""/>
      <w:lvlJc w:val="left"/>
      <w:pPr>
        <w:ind w:left="4320" w:hanging="360"/>
      </w:pPr>
      <w:rPr>
        <w:rFonts w:hint="default" w:ascii="Wingdings" w:hAnsi="Wingdings"/>
      </w:rPr>
    </w:lvl>
    <w:lvl w:ilvl="6" w:tplc="3B62A4B6">
      <w:start w:val="1"/>
      <w:numFmt w:val="bullet"/>
      <w:lvlText w:val=""/>
      <w:lvlJc w:val="left"/>
      <w:pPr>
        <w:ind w:left="5040" w:hanging="360"/>
      </w:pPr>
      <w:rPr>
        <w:rFonts w:hint="default" w:ascii="Symbol" w:hAnsi="Symbol"/>
      </w:rPr>
    </w:lvl>
    <w:lvl w:ilvl="7" w:tplc="43A0E078">
      <w:start w:val="1"/>
      <w:numFmt w:val="bullet"/>
      <w:lvlText w:val="o"/>
      <w:lvlJc w:val="left"/>
      <w:pPr>
        <w:ind w:left="5760" w:hanging="360"/>
      </w:pPr>
      <w:rPr>
        <w:rFonts w:hint="default" w:ascii="Courier New" w:hAnsi="Courier New"/>
      </w:rPr>
    </w:lvl>
    <w:lvl w:ilvl="8" w:tplc="F5E296D0">
      <w:start w:val="1"/>
      <w:numFmt w:val="bullet"/>
      <w:lvlText w:val=""/>
      <w:lvlJc w:val="left"/>
      <w:pPr>
        <w:ind w:left="6480" w:hanging="360"/>
      </w:pPr>
      <w:rPr>
        <w:rFonts w:hint="default" w:ascii="Wingdings" w:hAnsi="Wingdings"/>
      </w:rPr>
    </w:lvl>
  </w:abstractNum>
  <w:abstractNum w:abstractNumId="29" w15:restartNumberingAfterBreak="0">
    <w:nsid w:val="5080A0C9"/>
    <w:multiLevelType w:val="hybridMultilevel"/>
    <w:tmpl w:val="23FA82D0"/>
    <w:lvl w:ilvl="0" w:tplc="ED080DC6">
      <w:start w:val="1"/>
      <w:numFmt w:val="bullet"/>
      <w:lvlText w:val="-"/>
      <w:lvlJc w:val="left"/>
      <w:pPr>
        <w:ind w:left="720" w:hanging="360"/>
      </w:pPr>
      <w:rPr>
        <w:rFonts w:hint="default" w:ascii="Calibri" w:hAnsi="Calibri"/>
      </w:rPr>
    </w:lvl>
    <w:lvl w:ilvl="1" w:tplc="E604BD0C">
      <w:start w:val="1"/>
      <w:numFmt w:val="bullet"/>
      <w:lvlText w:val="o"/>
      <w:lvlJc w:val="left"/>
      <w:pPr>
        <w:ind w:left="1440" w:hanging="360"/>
      </w:pPr>
      <w:rPr>
        <w:rFonts w:hint="default" w:ascii="Courier New" w:hAnsi="Courier New"/>
      </w:rPr>
    </w:lvl>
    <w:lvl w:ilvl="2" w:tplc="ED8E02EC">
      <w:start w:val="1"/>
      <w:numFmt w:val="bullet"/>
      <w:lvlText w:val=""/>
      <w:lvlJc w:val="left"/>
      <w:pPr>
        <w:ind w:left="2160" w:hanging="360"/>
      </w:pPr>
      <w:rPr>
        <w:rFonts w:hint="default" w:ascii="Wingdings" w:hAnsi="Wingdings"/>
      </w:rPr>
    </w:lvl>
    <w:lvl w:ilvl="3" w:tplc="619AC89C">
      <w:start w:val="1"/>
      <w:numFmt w:val="bullet"/>
      <w:lvlText w:val=""/>
      <w:lvlJc w:val="left"/>
      <w:pPr>
        <w:ind w:left="2880" w:hanging="360"/>
      </w:pPr>
      <w:rPr>
        <w:rFonts w:hint="default" w:ascii="Symbol" w:hAnsi="Symbol"/>
      </w:rPr>
    </w:lvl>
    <w:lvl w:ilvl="4" w:tplc="81807986">
      <w:start w:val="1"/>
      <w:numFmt w:val="bullet"/>
      <w:lvlText w:val="o"/>
      <w:lvlJc w:val="left"/>
      <w:pPr>
        <w:ind w:left="3600" w:hanging="360"/>
      </w:pPr>
      <w:rPr>
        <w:rFonts w:hint="default" w:ascii="Courier New" w:hAnsi="Courier New"/>
      </w:rPr>
    </w:lvl>
    <w:lvl w:ilvl="5" w:tplc="9B2ECA42">
      <w:start w:val="1"/>
      <w:numFmt w:val="bullet"/>
      <w:lvlText w:val=""/>
      <w:lvlJc w:val="left"/>
      <w:pPr>
        <w:ind w:left="4320" w:hanging="360"/>
      </w:pPr>
      <w:rPr>
        <w:rFonts w:hint="default" w:ascii="Wingdings" w:hAnsi="Wingdings"/>
      </w:rPr>
    </w:lvl>
    <w:lvl w:ilvl="6" w:tplc="F0FCABBC">
      <w:start w:val="1"/>
      <w:numFmt w:val="bullet"/>
      <w:lvlText w:val=""/>
      <w:lvlJc w:val="left"/>
      <w:pPr>
        <w:ind w:left="5040" w:hanging="360"/>
      </w:pPr>
      <w:rPr>
        <w:rFonts w:hint="default" w:ascii="Symbol" w:hAnsi="Symbol"/>
      </w:rPr>
    </w:lvl>
    <w:lvl w:ilvl="7" w:tplc="D90C21BA">
      <w:start w:val="1"/>
      <w:numFmt w:val="bullet"/>
      <w:lvlText w:val="o"/>
      <w:lvlJc w:val="left"/>
      <w:pPr>
        <w:ind w:left="5760" w:hanging="360"/>
      </w:pPr>
      <w:rPr>
        <w:rFonts w:hint="default" w:ascii="Courier New" w:hAnsi="Courier New"/>
      </w:rPr>
    </w:lvl>
    <w:lvl w:ilvl="8" w:tplc="5F70DDD8">
      <w:start w:val="1"/>
      <w:numFmt w:val="bullet"/>
      <w:lvlText w:val=""/>
      <w:lvlJc w:val="left"/>
      <w:pPr>
        <w:ind w:left="6480" w:hanging="360"/>
      </w:pPr>
      <w:rPr>
        <w:rFonts w:hint="default" w:ascii="Wingdings" w:hAnsi="Wingdings"/>
      </w:rPr>
    </w:lvl>
  </w:abstractNum>
  <w:abstractNum w:abstractNumId="30" w15:restartNumberingAfterBreak="0">
    <w:nsid w:val="52A4343A"/>
    <w:multiLevelType w:val="hybridMultilevel"/>
    <w:tmpl w:val="76A2C5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5D2ED1F"/>
    <w:multiLevelType w:val="hybridMultilevel"/>
    <w:tmpl w:val="4D24B930"/>
    <w:lvl w:ilvl="0" w:tplc="DBA6243E">
      <w:start w:val="1"/>
      <w:numFmt w:val="bullet"/>
      <w:lvlText w:val="-"/>
      <w:lvlJc w:val="left"/>
      <w:pPr>
        <w:ind w:left="720" w:hanging="360"/>
      </w:pPr>
      <w:rPr>
        <w:rFonts w:hint="default" w:ascii="Calibri" w:hAnsi="Calibri"/>
      </w:rPr>
    </w:lvl>
    <w:lvl w:ilvl="1" w:tplc="AB36ABB4">
      <w:start w:val="1"/>
      <w:numFmt w:val="bullet"/>
      <w:lvlText w:val="o"/>
      <w:lvlJc w:val="left"/>
      <w:pPr>
        <w:ind w:left="1440" w:hanging="360"/>
      </w:pPr>
      <w:rPr>
        <w:rFonts w:hint="default" w:ascii="Courier New" w:hAnsi="Courier New"/>
      </w:rPr>
    </w:lvl>
    <w:lvl w:ilvl="2" w:tplc="A260C966">
      <w:start w:val="1"/>
      <w:numFmt w:val="bullet"/>
      <w:lvlText w:val=""/>
      <w:lvlJc w:val="left"/>
      <w:pPr>
        <w:ind w:left="2160" w:hanging="360"/>
      </w:pPr>
      <w:rPr>
        <w:rFonts w:hint="default" w:ascii="Wingdings" w:hAnsi="Wingdings"/>
      </w:rPr>
    </w:lvl>
    <w:lvl w:ilvl="3" w:tplc="DCE86F06">
      <w:start w:val="1"/>
      <w:numFmt w:val="bullet"/>
      <w:lvlText w:val=""/>
      <w:lvlJc w:val="left"/>
      <w:pPr>
        <w:ind w:left="2880" w:hanging="360"/>
      </w:pPr>
      <w:rPr>
        <w:rFonts w:hint="default" w:ascii="Symbol" w:hAnsi="Symbol"/>
      </w:rPr>
    </w:lvl>
    <w:lvl w:ilvl="4" w:tplc="9446C40E">
      <w:start w:val="1"/>
      <w:numFmt w:val="bullet"/>
      <w:lvlText w:val="o"/>
      <w:lvlJc w:val="left"/>
      <w:pPr>
        <w:ind w:left="3600" w:hanging="360"/>
      </w:pPr>
      <w:rPr>
        <w:rFonts w:hint="default" w:ascii="Courier New" w:hAnsi="Courier New"/>
      </w:rPr>
    </w:lvl>
    <w:lvl w:ilvl="5" w:tplc="E72E94D4">
      <w:start w:val="1"/>
      <w:numFmt w:val="bullet"/>
      <w:lvlText w:val=""/>
      <w:lvlJc w:val="left"/>
      <w:pPr>
        <w:ind w:left="4320" w:hanging="360"/>
      </w:pPr>
      <w:rPr>
        <w:rFonts w:hint="default" w:ascii="Wingdings" w:hAnsi="Wingdings"/>
      </w:rPr>
    </w:lvl>
    <w:lvl w:ilvl="6" w:tplc="15EC7EDA">
      <w:start w:val="1"/>
      <w:numFmt w:val="bullet"/>
      <w:lvlText w:val=""/>
      <w:lvlJc w:val="left"/>
      <w:pPr>
        <w:ind w:left="5040" w:hanging="360"/>
      </w:pPr>
      <w:rPr>
        <w:rFonts w:hint="default" w:ascii="Symbol" w:hAnsi="Symbol"/>
      </w:rPr>
    </w:lvl>
    <w:lvl w:ilvl="7" w:tplc="ED66EB18">
      <w:start w:val="1"/>
      <w:numFmt w:val="bullet"/>
      <w:lvlText w:val="o"/>
      <w:lvlJc w:val="left"/>
      <w:pPr>
        <w:ind w:left="5760" w:hanging="360"/>
      </w:pPr>
      <w:rPr>
        <w:rFonts w:hint="default" w:ascii="Courier New" w:hAnsi="Courier New"/>
      </w:rPr>
    </w:lvl>
    <w:lvl w:ilvl="8" w:tplc="ABB60D7E">
      <w:start w:val="1"/>
      <w:numFmt w:val="bullet"/>
      <w:lvlText w:val=""/>
      <w:lvlJc w:val="left"/>
      <w:pPr>
        <w:ind w:left="6480" w:hanging="360"/>
      </w:pPr>
      <w:rPr>
        <w:rFonts w:hint="default" w:ascii="Wingdings" w:hAnsi="Wingdings"/>
      </w:rPr>
    </w:lvl>
  </w:abstractNum>
  <w:abstractNum w:abstractNumId="32" w15:restartNumberingAfterBreak="0">
    <w:nsid w:val="56952A38"/>
    <w:multiLevelType w:val="hybridMultilevel"/>
    <w:tmpl w:val="7A20B5A4"/>
    <w:lvl w:ilvl="0" w:tplc="D4683D96">
      <w:start w:val="1"/>
      <w:numFmt w:val="bullet"/>
      <w:lvlText w:val="-"/>
      <w:lvlJc w:val="left"/>
      <w:pPr>
        <w:ind w:left="720" w:hanging="360"/>
      </w:pPr>
      <w:rPr>
        <w:rFonts w:hint="default" w:ascii="Calibri" w:hAnsi="Calibri"/>
      </w:rPr>
    </w:lvl>
    <w:lvl w:ilvl="1" w:tplc="FA5C4A50">
      <w:start w:val="1"/>
      <w:numFmt w:val="bullet"/>
      <w:lvlText w:val="o"/>
      <w:lvlJc w:val="left"/>
      <w:pPr>
        <w:ind w:left="1440" w:hanging="360"/>
      </w:pPr>
      <w:rPr>
        <w:rFonts w:hint="default" w:ascii="Courier New" w:hAnsi="Courier New"/>
      </w:rPr>
    </w:lvl>
    <w:lvl w:ilvl="2" w:tplc="2DD0D330">
      <w:start w:val="1"/>
      <w:numFmt w:val="bullet"/>
      <w:lvlText w:val=""/>
      <w:lvlJc w:val="left"/>
      <w:pPr>
        <w:ind w:left="2160" w:hanging="360"/>
      </w:pPr>
      <w:rPr>
        <w:rFonts w:hint="default" w:ascii="Wingdings" w:hAnsi="Wingdings"/>
      </w:rPr>
    </w:lvl>
    <w:lvl w:ilvl="3" w:tplc="8522D2E6">
      <w:start w:val="1"/>
      <w:numFmt w:val="bullet"/>
      <w:lvlText w:val=""/>
      <w:lvlJc w:val="left"/>
      <w:pPr>
        <w:ind w:left="2880" w:hanging="360"/>
      </w:pPr>
      <w:rPr>
        <w:rFonts w:hint="default" w:ascii="Symbol" w:hAnsi="Symbol"/>
      </w:rPr>
    </w:lvl>
    <w:lvl w:ilvl="4" w:tplc="72242FA0">
      <w:start w:val="1"/>
      <w:numFmt w:val="bullet"/>
      <w:lvlText w:val="o"/>
      <w:lvlJc w:val="left"/>
      <w:pPr>
        <w:ind w:left="3600" w:hanging="360"/>
      </w:pPr>
      <w:rPr>
        <w:rFonts w:hint="default" w:ascii="Courier New" w:hAnsi="Courier New"/>
      </w:rPr>
    </w:lvl>
    <w:lvl w:ilvl="5" w:tplc="903484AA">
      <w:start w:val="1"/>
      <w:numFmt w:val="bullet"/>
      <w:lvlText w:val=""/>
      <w:lvlJc w:val="left"/>
      <w:pPr>
        <w:ind w:left="4320" w:hanging="360"/>
      </w:pPr>
      <w:rPr>
        <w:rFonts w:hint="default" w:ascii="Wingdings" w:hAnsi="Wingdings"/>
      </w:rPr>
    </w:lvl>
    <w:lvl w:ilvl="6" w:tplc="14869FB0">
      <w:start w:val="1"/>
      <w:numFmt w:val="bullet"/>
      <w:lvlText w:val=""/>
      <w:lvlJc w:val="left"/>
      <w:pPr>
        <w:ind w:left="5040" w:hanging="360"/>
      </w:pPr>
      <w:rPr>
        <w:rFonts w:hint="default" w:ascii="Symbol" w:hAnsi="Symbol"/>
      </w:rPr>
    </w:lvl>
    <w:lvl w:ilvl="7" w:tplc="8B361DAE">
      <w:start w:val="1"/>
      <w:numFmt w:val="bullet"/>
      <w:lvlText w:val="o"/>
      <w:lvlJc w:val="left"/>
      <w:pPr>
        <w:ind w:left="5760" w:hanging="360"/>
      </w:pPr>
      <w:rPr>
        <w:rFonts w:hint="default" w:ascii="Courier New" w:hAnsi="Courier New"/>
      </w:rPr>
    </w:lvl>
    <w:lvl w:ilvl="8" w:tplc="E1A045BE">
      <w:start w:val="1"/>
      <w:numFmt w:val="bullet"/>
      <w:lvlText w:val=""/>
      <w:lvlJc w:val="left"/>
      <w:pPr>
        <w:ind w:left="6480" w:hanging="360"/>
      </w:pPr>
      <w:rPr>
        <w:rFonts w:hint="default" w:ascii="Wingdings" w:hAnsi="Wingdings"/>
      </w:rPr>
    </w:lvl>
  </w:abstractNum>
  <w:abstractNum w:abstractNumId="33" w15:restartNumberingAfterBreak="0">
    <w:nsid w:val="5C0E9FCD"/>
    <w:multiLevelType w:val="hybridMultilevel"/>
    <w:tmpl w:val="873C8D3E"/>
    <w:lvl w:ilvl="0" w:tplc="1B7A6106">
      <w:start w:val="1"/>
      <w:numFmt w:val="bullet"/>
      <w:lvlText w:val="-"/>
      <w:lvlJc w:val="left"/>
      <w:pPr>
        <w:ind w:left="720" w:hanging="360"/>
      </w:pPr>
      <w:rPr>
        <w:rFonts w:hint="default" w:ascii="Calibri" w:hAnsi="Calibri"/>
      </w:rPr>
    </w:lvl>
    <w:lvl w:ilvl="1" w:tplc="BF584928">
      <w:start w:val="1"/>
      <w:numFmt w:val="bullet"/>
      <w:lvlText w:val="o"/>
      <w:lvlJc w:val="left"/>
      <w:pPr>
        <w:ind w:left="1440" w:hanging="360"/>
      </w:pPr>
      <w:rPr>
        <w:rFonts w:hint="default" w:ascii="Courier New" w:hAnsi="Courier New"/>
      </w:rPr>
    </w:lvl>
    <w:lvl w:ilvl="2" w:tplc="D2D8298E">
      <w:start w:val="1"/>
      <w:numFmt w:val="bullet"/>
      <w:lvlText w:val=""/>
      <w:lvlJc w:val="left"/>
      <w:pPr>
        <w:ind w:left="2160" w:hanging="360"/>
      </w:pPr>
      <w:rPr>
        <w:rFonts w:hint="default" w:ascii="Wingdings" w:hAnsi="Wingdings"/>
      </w:rPr>
    </w:lvl>
    <w:lvl w:ilvl="3" w:tplc="A6E41688">
      <w:start w:val="1"/>
      <w:numFmt w:val="bullet"/>
      <w:lvlText w:val=""/>
      <w:lvlJc w:val="left"/>
      <w:pPr>
        <w:ind w:left="2880" w:hanging="360"/>
      </w:pPr>
      <w:rPr>
        <w:rFonts w:hint="default" w:ascii="Symbol" w:hAnsi="Symbol"/>
      </w:rPr>
    </w:lvl>
    <w:lvl w:ilvl="4" w:tplc="D630676E">
      <w:start w:val="1"/>
      <w:numFmt w:val="bullet"/>
      <w:lvlText w:val="o"/>
      <w:lvlJc w:val="left"/>
      <w:pPr>
        <w:ind w:left="3600" w:hanging="360"/>
      </w:pPr>
      <w:rPr>
        <w:rFonts w:hint="default" w:ascii="Courier New" w:hAnsi="Courier New"/>
      </w:rPr>
    </w:lvl>
    <w:lvl w:ilvl="5" w:tplc="5F721766">
      <w:start w:val="1"/>
      <w:numFmt w:val="bullet"/>
      <w:lvlText w:val=""/>
      <w:lvlJc w:val="left"/>
      <w:pPr>
        <w:ind w:left="4320" w:hanging="360"/>
      </w:pPr>
      <w:rPr>
        <w:rFonts w:hint="default" w:ascii="Wingdings" w:hAnsi="Wingdings"/>
      </w:rPr>
    </w:lvl>
    <w:lvl w:ilvl="6" w:tplc="E8D0FDE0">
      <w:start w:val="1"/>
      <w:numFmt w:val="bullet"/>
      <w:lvlText w:val=""/>
      <w:lvlJc w:val="left"/>
      <w:pPr>
        <w:ind w:left="5040" w:hanging="360"/>
      </w:pPr>
      <w:rPr>
        <w:rFonts w:hint="default" w:ascii="Symbol" w:hAnsi="Symbol"/>
      </w:rPr>
    </w:lvl>
    <w:lvl w:ilvl="7" w:tplc="23A4C53A">
      <w:start w:val="1"/>
      <w:numFmt w:val="bullet"/>
      <w:lvlText w:val="o"/>
      <w:lvlJc w:val="left"/>
      <w:pPr>
        <w:ind w:left="5760" w:hanging="360"/>
      </w:pPr>
      <w:rPr>
        <w:rFonts w:hint="default" w:ascii="Courier New" w:hAnsi="Courier New"/>
      </w:rPr>
    </w:lvl>
    <w:lvl w:ilvl="8" w:tplc="F898A28C">
      <w:start w:val="1"/>
      <w:numFmt w:val="bullet"/>
      <w:lvlText w:val=""/>
      <w:lvlJc w:val="left"/>
      <w:pPr>
        <w:ind w:left="6480" w:hanging="360"/>
      </w:pPr>
      <w:rPr>
        <w:rFonts w:hint="default" w:ascii="Wingdings" w:hAnsi="Wingdings"/>
      </w:rPr>
    </w:lvl>
  </w:abstractNum>
  <w:abstractNum w:abstractNumId="34" w15:restartNumberingAfterBreak="0">
    <w:nsid w:val="5E57988F"/>
    <w:multiLevelType w:val="hybridMultilevel"/>
    <w:tmpl w:val="5978DE44"/>
    <w:lvl w:ilvl="0" w:tplc="87B6E0B2">
      <w:start w:val="1"/>
      <w:numFmt w:val="bullet"/>
      <w:lvlText w:val="-"/>
      <w:lvlJc w:val="left"/>
      <w:pPr>
        <w:ind w:left="720" w:hanging="360"/>
      </w:pPr>
      <w:rPr>
        <w:rFonts w:hint="default" w:ascii="Calibri" w:hAnsi="Calibri"/>
      </w:rPr>
    </w:lvl>
    <w:lvl w:ilvl="1" w:tplc="D2021E9E">
      <w:start w:val="1"/>
      <w:numFmt w:val="bullet"/>
      <w:lvlText w:val="o"/>
      <w:lvlJc w:val="left"/>
      <w:pPr>
        <w:ind w:left="1440" w:hanging="360"/>
      </w:pPr>
      <w:rPr>
        <w:rFonts w:hint="default" w:ascii="Courier New" w:hAnsi="Courier New"/>
      </w:rPr>
    </w:lvl>
    <w:lvl w:ilvl="2" w:tplc="04E8AE2A">
      <w:start w:val="1"/>
      <w:numFmt w:val="bullet"/>
      <w:lvlText w:val=""/>
      <w:lvlJc w:val="left"/>
      <w:pPr>
        <w:ind w:left="2160" w:hanging="360"/>
      </w:pPr>
      <w:rPr>
        <w:rFonts w:hint="default" w:ascii="Wingdings" w:hAnsi="Wingdings"/>
      </w:rPr>
    </w:lvl>
    <w:lvl w:ilvl="3" w:tplc="1DBE8770">
      <w:start w:val="1"/>
      <w:numFmt w:val="bullet"/>
      <w:lvlText w:val=""/>
      <w:lvlJc w:val="left"/>
      <w:pPr>
        <w:ind w:left="2880" w:hanging="360"/>
      </w:pPr>
      <w:rPr>
        <w:rFonts w:hint="default" w:ascii="Symbol" w:hAnsi="Symbol"/>
      </w:rPr>
    </w:lvl>
    <w:lvl w:ilvl="4" w:tplc="601687D8">
      <w:start w:val="1"/>
      <w:numFmt w:val="bullet"/>
      <w:lvlText w:val="o"/>
      <w:lvlJc w:val="left"/>
      <w:pPr>
        <w:ind w:left="3600" w:hanging="360"/>
      </w:pPr>
      <w:rPr>
        <w:rFonts w:hint="default" w:ascii="Courier New" w:hAnsi="Courier New"/>
      </w:rPr>
    </w:lvl>
    <w:lvl w:ilvl="5" w:tplc="D2EAF6A2">
      <w:start w:val="1"/>
      <w:numFmt w:val="bullet"/>
      <w:lvlText w:val=""/>
      <w:lvlJc w:val="left"/>
      <w:pPr>
        <w:ind w:left="4320" w:hanging="360"/>
      </w:pPr>
      <w:rPr>
        <w:rFonts w:hint="default" w:ascii="Wingdings" w:hAnsi="Wingdings"/>
      </w:rPr>
    </w:lvl>
    <w:lvl w:ilvl="6" w:tplc="2E6685D2">
      <w:start w:val="1"/>
      <w:numFmt w:val="bullet"/>
      <w:lvlText w:val=""/>
      <w:lvlJc w:val="left"/>
      <w:pPr>
        <w:ind w:left="5040" w:hanging="360"/>
      </w:pPr>
      <w:rPr>
        <w:rFonts w:hint="default" w:ascii="Symbol" w:hAnsi="Symbol"/>
      </w:rPr>
    </w:lvl>
    <w:lvl w:ilvl="7" w:tplc="5AE0BEC2">
      <w:start w:val="1"/>
      <w:numFmt w:val="bullet"/>
      <w:lvlText w:val="o"/>
      <w:lvlJc w:val="left"/>
      <w:pPr>
        <w:ind w:left="5760" w:hanging="360"/>
      </w:pPr>
      <w:rPr>
        <w:rFonts w:hint="default" w:ascii="Courier New" w:hAnsi="Courier New"/>
      </w:rPr>
    </w:lvl>
    <w:lvl w:ilvl="8" w:tplc="C3807D48">
      <w:start w:val="1"/>
      <w:numFmt w:val="bullet"/>
      <w:lvlText w:val=""/>
      <w:lvlJc w:val="left"/>
      <w:pPr>
        <w:ind w:left="6480" w:hanging="360"/>
      </w:pPr>
      <w:rPr>
        <w:rFonts w:hint="default" w:ascii="Wingdings" w:hAnsi="Wingdings"/>
      </w:rPr>
    </w:lvl>
  </w:abstractNum>
  <w:abstractNum w:abstractNumId="35" w15:restartNumberingAfterBreak="0">
    <w:nsid w:val="616810F8"/>
    <w:multiLevelType w:val="multilevel"/>
    <w:tmpl w:val="4C060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41B12B5"/>
    <w:multiLevelType w:val="hybridMultilevel"/>
    <w:tmpl w:val="A2A2AFE8"/>
    <w:lvl w:ilvl="0" w:tplc="FB42A5C8">
      <w:start w:val="1"/>
      <w:numFmt w:val="bullet"/>
      <w:lvlText w:val="-"/>
      <w:lvlJc w:val="left"/>
      <w:pPr>
        <w:ind w:left="720" w:hanging="360"/>
      </w:pPr>
      <w:rPr>
        <w:rFonts w:hint="default" w:ascii="Calibri" w:hAnsi="Calibri"/>
      </w:rPr>
    </w:lvl>
    <w:lvl w:ilvl="1" w:tplc="6CCC61C6">
      <w:start w:val="1"/>
      <w:numFmt w:val="bullet"/>
      <w:lvlText w:val="o"/>
      <w:lvlJc w:val="left"/>
      <w:pPr>
        <w:ind w:left="1440" w:hanging="360"/>
      </w:pPr>
      <w:rPr>
        <w:rFonts w:hint="default" w:ascii="Courier New" w:hAnsi="Courier New"/>
      </w:rPr>
    </w:lvl>
    <w:lvl w:ilvl="2" w:tplc="6950821E">
      <w:start w:val="1"/>
      <w:numFmt w:val="bullet"/>
      <w:lvlText w:val=""/>
      <w:lvlJc w:val="left"/>
      <w:pPr>
        <w:ind w:left="2160" w:hanging="360"/>
      </w:pPr>
      <w:rPr>
        <w:rFonts w:hint="default" w:ascii="Wingdings" w:hAnsi="Wingdings"/>
      </w:rPr>
    </w:lvl>
    <w:lvl w:ilvl="3" w:tplc="47A6265C">
      <w:start w:val="1"/>
      <w:numFmt w:val="bullet"/>
      <w:lvlText w:val=""/>
      <w:lvlJc w:val="left"/>
      <w:pPr>
        <w:ind w:left="2880" w:hanging="360"/>
      </w:pPr>
      <w:rPr>
        <w:rFonts w:hint="default" w:ascii="Symbol" w:hAnsi="Symbol"/>
      </w:rPr>
    </w:lvl>
    <w:lvl w:ilvl="4" w:tplc="DC5080A0">
      <w:start w:val="1"/>
      <w:numFmt w:val="bullet"/>
      <w:lvlText w:val="o"/>
      <w:lvlJc w:val="left"/>
      <w:pPr>
        <w:ind w:left="3600" w:hanging="360"/>
      </w:pPr>
      <w:rPr>
        <w:rFonts w:hint="default" w:ascii="Courier New" w:hAnsi="Courier New"/>
      </w:rPr>
    </w:lvl>
    <w:lvl w:ilvl="5" w:tplc="F24ABA2C">
      <w:start w:val="1"/>
      <w:numFmt w:val="bullet"/>
      <w:lvlText w:val=""/>
      <w:lvlJc w:val="left"/>
      <w:pPr>
        <w:ind w:left="4320" w:hanging="360"/>
      </w:pPr>
      <w:rPr>
        <w:rFonts w:hint="default" w:ascii="Wingdings" w:hAnsi="Wingdings"/>
      </w:rPr>
    </w:lvl>
    <w:lvl w:ilvl="6" w:tplc="B7F2361E">
      <w:start w:val="1"/>
      <w:numFmt w:val="bullet"/>
      <w:lvlText w:val=""/>
      <w:lvlJc w:val="left"/>
      <w:pPr>
        <w:ind w:left="5040" w:hanging="360"/>
      </w:pPr>
      <w:rPr>
        <w:rFonts w:hint="default" w:ascii="Symbol" w:hAnsi="Symbol"/>
      </w:rPr>
    </w:lvl>
    <w:lvl w:ilvl="7" w:tplc="81681A08">
      <w:start w:val="1"/>
      <w:numFmt w:val="bullet"/>
      <w:lvlText w:val="o"/>
      <w:lvlJc w:val="left"/>
      <w:pPr>
        <w:ind w:left="5760" w:hanging="360"/>
      </w:pPr>
      <w:rPr>
        <w:rFonts w:hint="default" w:ascii="Courier New" w:hAnsi="Courier New"/>
      </w:rPr>
    </w:lvl>
    <w:lvl w:ilvl="8" w:tplc="FA18231C">
      <w:start w:val="1"/>
      <w:numFmt w:val="bullet"/>
      <w:lvlText w:val=""/>
      <w:lvlJc w:val="left"/>
      <w:pPr>
        <w:ind w:left="6480" w:hanging="360"/>
      </w:pPr>
      <w:rPr>
        <w:rFonts w:hint="default" w:ascii="Wingdings" w:hAnsi="Wingdings"/>
      </w:rPr>
    </w:lvl>
  </w:abstractNum>
  <w:abstractNum w:abstractNumId="37" w15:restartNumberingAfterBreak="0">
    <w:nsid w:val="66256FEE"/>
    <w:multiLevelType w:val="hybridMultilevel"/>
    <w:tmpl w:val="A77842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6505A5C"/>
    <w:multiLevelType w:val="multilevel"/>
    <w:tmpl w:val="9488AF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E3540F8"/>
    <w:multiLevelType w:val="hybridMultilevel"/>
    <w:tmpl w:val="FE326A8A"/>
    <w:lvl w:ilvl="0" w:tplc="AF5E1466">
      <w:start w:val="1"/>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01E0CC6"/>
    <w:multiLevelType w:val="multilevel"/>
    <w:tmpl w:val="56B84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15649C4"/>
    <w:multiLevelType w:val="multilevel"/>
    <w:tmpl w:val="439C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057C21"/>
    <w:multiLevelType w:val="hybridMultilevel"/>
    <w:tmpl w:val="F1DC25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AF7530"/>
    <w:multiLevelType w:val="hybridMultilevel"/>
    <w:tmpl w:val="E50ECC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62C4CEE"/>
    <w:multiLevelType w:val="hybridMultilevel"/>
    <w:tmpl w:val="1E8066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78C74E03"/>
    <w:multiLevelType w:val="hybridMultilevel"/>
    <w:tmpl w:val="6924F9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31506201">
    <w:abstractNumId w:val="8"/>
  </w:num>
  <w:num w:numId="2" w16cid:durableId="2135755995">
    <w:abstractNumId w:val="36"/>
  </w:num>
  <w:num w:numId="3" w16cid:durableId="1347098424">
    <w:abstractNumId w:val="25"/>
  </w:num>
  <w:num w:numId="4" w16cid:durableId="1090658492">
    <w:abstractNumId w:val="16"/>
  </w:num>
  <w:num w:numId="5" w16cid:durableId="1242104647">
    <w:abstractNumId w:val="19"/>
  </w:num>
  <w:num w:numId="6" w16cid:durableId="2125414917">
    <w:abstractNumId w:val="33"/>
  </w:num>
  <w:num w:numId="7" w16cid:durableId="1514303040">
    <w:abstractNumId w:val="29"/>
  </w:num>
  <w:num w:numId="8" w16cid:durableId="888807855">
    <w:abstractNumId w:val="20"/>
  </w:num>
  <w:num w:numId="9" w16cid:durableId="134838226">
    <w:abstractNumId w:val="34"/>
  </w:num>
  <w:num w:numId="10" w16cid:durableId="116022875">
    <w:abstractNumId w:val="22"/>
  </w:num>
  <w:num w:numId="11" w16cid:durableId="866022362">
    <w:abstractNumId w:val="10"/>
  </w:num>
  <w:num w:numId="12" w16cid:durableId="1099325900">
    <w:abstractNumId w:val="28"/>
  </w:num>
  <w:num w:numId="13" w16cid:durableId="191577052">
    <w:abstractNumId w:val="2"/>
  </w:num>
  <w:num w:numId="14" w16cid:durableId="512450696">
    <w:abstractNumId w:val="31"/>
  </w:num>
  <w:num w:numId="15" w16cid:durableId="945622348">
    <w:abstractNumId w:val="32"/>
  </w:num>
  <w:num w:numId="16" w16cid:durableId="242497289">
    <w:abstractNumId w:val="26"/>
  </w:num>
  <w:num w:numId="17" w16cid:durableId="1128074">
    <w:abstractNumId w:val="24"/>
  </w:num>
  <w:num w:numId="18" w16cid:durableId="2011909627">
    <w:abstractNumId w:val="35"/>
  </w:num>
  <w:num w:numId="19" w16cid:durableId="878710389">
    <w:abstractNumId w:val="1"/>
  </w:num>
  <w:num w:numId="20" w16cid:durableId="1253203485">
    <w:abstractNumId w:val="39"/>
  </w:num>
  <w:num w:numId="21" w16cid:durableId="1947494172">
    <w:abstractNumId w:val="42"/>
  </w:num>
  <w:num w:numId="22" w16cid:durableId="385030564">
    <w:abstractNumId w:val="37"/>
  </w:num>
  <w:num w:numId="23" w16cid:durableId="1633900060">
    <w:abstractNumId w:val="5"/>
  </w:num>
  <w:num w:numId="24" w16cid:durableId="1807383856">
    <w:abstractNumId w:val="43"/>
  </w:num>
  <w:num w:numId="25" w16cid:durableId="2109963743">
    <w:abstractNumId w:val="14"/>
  </w:num>
  <w:num w:numId="26" w16cid:durableId="1885217148">
    <w:abstractNumId w:val="23"/>
  </w:num>
  <w:num w:numId="27" w16cid:durableId="1924338468">
    <w:abstractNumId w:val="45"/>
  </w:num>
  <w:num w:numId="28" w16cid:durableId="125438913">
    <w:abstractNumId w:val="9"/>
  </w:num>
  <w:num w:numId="29" w16cid:durableId="441850467">
    <w:abstractNumId w:val="3"/>
  </w:num>
  <w:num w:numId="30" w16cid:durableId="1875270226">
    <w:abstractNumId w:val="30"/>
  </w:num>
  <w:num w:numId="31" w16cid:durableId="716857902">
    <w:abstractNumId w:val="27"/>
  </w:num>
  <w:num w:numId="32" w16cid:durableId="627666223">
    <w:abstractNumId w:val="44"/>
  </w:num>
  <w:num w:numId="33" w16cid:durableId="598411908">
    <w:abstractNumId w:val="38"/>
  </w:num>
  <w:num w:numId="34" w16cid:durableId="1539271878">
    <w:abstractNumId w:val="18"/>
  </w:num>
  <w:num w:numId="35" w16cid:durableId="1629970313">
    <w:abstractNumId w:val="12"/>
  </w:num>
  <w:num w:numId="36" w16cid:durableId="1576085146">
    <w:abstractNumId w:val="15"/>
  </w:num>
  <w:num w:numId="37" w16cid:durableId="106511460">
    <w:abstractNumId w:val="41"/>
  </w:num>
  <w:num w:numId="38" w16cid:durableId="308899757">
    <w:abstractNumId w:val="0"/>
  </w:num>
  <w:num w:numId="39" w16cid:durableId="1330282023">
    <w:abstractNumId w:val="13"/>
  </w:num>
  <w:num w:numId="40" w16cid:durableId="511771389">
    <w:abstractNumId w:val="40"/>
  </w:num>
  <w:num w:numId="41" w16cid:durableId="824904007">
    <w:abstractNumId w:val="11"/>
  </w:num>
  <w:num w:numId="42" w16cid:durableId="1576276669">
    <w:abstractNumId w:val="6"/>
  </w:num>
  <w:num w:numId="43" w16cid:durableId="105975399">
    <w:abstractNumId w:val="17"/>
  </w:num>
  <w:num w:numId="44" w16cid:durableId="2128545466">
    <w:abstractNumId w:val="21"/>
  </w:num>
  <w:num w:numId="45" w16cid:durableId="1782528919">
    <w:abstractNumId w:val="4"/>
  </w:num>
  <w:num w:numId="46" w16cid:durableId="18456454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Cobb">
    <w15:presenceInfo w15:providerId="AD" w15:userId="S::lcobb@rtsl.org::09569bd5-f029-4945-a403-1180b9d7e121"/>
  </w15:person>
  <w15:person w15:author="Zina Abourjeily">
    <w15:presenceInfo w15:providerId="AD" w15:userId="S::zabourjeily@rtsl.org::b4205763-c6fd-4d62-9e17-16ba9bb65098"/>
  </w15:person>
  <w15:person w15:author="Nicole Ide">
    <w15:presenceInfo w15:providerId="AD" w15:userId="S::nide@rtsl.org::07266fb1-750f-443c-928d-21e50254d910"/>
  </w15:person>
  <w15:person w15:author="Nora Abdel-Gawad">
    <w15:presenceInfo w15:providerId="AD" w15:userId="S::nabdelgawad@rtsl.org::e56b82ae-f3d7-4530-acae-a0ff9ddbbf2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32"/>
    <w:rsid w:val="00001525"/>
    <w:rsid w:val="00001E57"/>
    <w:rsid w:val="00002F29"/>
    <w:rsid w:val="00003520"/>
    <w:rsid w:val="0000391E"/>
    <w:rsid w:val="00003D4E"/>
    <w:rsid w:val="00005E2D"/>
    <w:rsid w:val="00006EC6"/>
    <w:rsid w:val="00011568"/>
    <w:rsid w:val="00011959"/>
    <w:rsid w:val="00011C7A"/>
    <w:rsid w:val="000123FF"/>
    <w:rsid w:val="00013922"/>
    <w:rsid w:val="00016722"/>
    <w:rsid w:val="00016A3E"/>
    <w:rsid w:val="00017C06"/>
    <w:rsid w:val="000226C5"/>
    <w:rsid w:val="00023CDF"/>
    <w:rsid w:val="00023F12"/>
    <w:rsid w:val="00026571"/>
    <w:rsid w:val="000268BE"/>
    <w:rsid w:val="000308B0"/>
    <w:rsid w:val="00030EC1"/>
    <w:rsid w:val="000312A2"/>
    <w:rsid w:val="000328AD"/>
    <w:rsid w:val="000352AB"/>
    <w:rsid w:val="0003787F"/>
    <w:rsid w:val="00040C95"/>
    <w:rsid w:val="00040D6F"/>
    <w:rsid w:val="0004110D"/>
    <w:rsid w:val="000471F1"/>
    <w:rsid w:val="000474CF"/>
    <w:rsid w:val="000510AF"/>
    <w:rsid w:val="000517A8"/>
    <w:rsid w:val="00052824"/>
    <w:rsid w:val="0005295C"/>
    <w:rsid w:val="000631C5"/>
    <w:rsid w:val="00064100"/>
    <w:rsid w:val="0006697F"/>
    <w:rsid w:val="00067594"/>
    <w:rsid w:val="000816D5"/>
    <w:rsid w:val="000826A5"/>
    <w:rsid w:val="00084A5C"/>
    <w:rsid w:val="00087E86"/>
    <w:rsid w:val="00093316"/>
    <w:rsid w:val="0009360E"/>
    <w:rsid w:val="000973AB"/>
    <w:rsid w:val="000A0BD8"/>
    <w:rsid w:val="000A2A5B"/>
    <w:rsid w:val="000A39A5"/>
    <w:rsid w:val="000A3D2A"/>
    <w:rsid w:val="000A3FDE"/>
    <w:rsid w:val="000A54F9"/>
    <w:rsid w:val="000A574D"/>
    <w:rsid w:val="000B020E"/>
    <w:rsid w:val="000B3663"/>
    <w:rsid w:val="000B55A4"/>
    <w:rsid w:val="000B6F7F"/>
    <w:rsid w:val="000C4176"/>
    <w:rsid w:val="000C7DAB"/>
    <w:rsid w:val="000D1AC2"/>
    <w:rsid w:val="000D538E"/>
    <w:rsid w:val="000D5E8C"/>
    <w:rsid w:val="000E13DB"/>
    <w:rsid w:val="000E22B7"/>
    <w:rsid w:val="000E5F87"/>
    <w:rsid w:val="000F097C"/>
    <w:rsid w:val="000F0CCF"/>
    <w:rsid w:val="000F0E45"/>
    <w:rsid w:val="000F2A8B"/>
    <w:rsid w:val="000F3623"/>
    <w:rsid w:val="000F7BBD"/>
    <w:rsid w:val="001005F2"/>
    <w:rsid w:val="00103C16"/>
    <w:rsid w:val="00103ECB"/>
    <w:rsid w:val="00105F11"/>
    <w:rsid w:val="0010603E"/>
    <w:rsid w:val="00107C82"/>
    <w:rsid w:val="00112221"/>
    <w:rsid w:val="001163C9"/>
    <w:rsid w:val="0012110D"/>
    <w:rsid w:val="001215C2"/>
    <w:rsid w:val="00122978"/>
    <w:rsid w:val="00126181"/>
    <w:rsid w:val="00127A52"/>
    <w:rsid w:val="00131744"/>
    <w:rsid w:val="001333FF"/>
    <w:rsid w:val="00133407"/>
    <w:rsid w:val="001350C2"/>
    <w:rsid w:val="0013550F"/>
    <w:rsid w:val="00136A2A"/>
    <w:rsid w:val="001411C7"/>
    <w:rsid w:val="00142DEB"/>
    <w:rsid w:val="00143222"/>
    <w:rsid w:val="00143352"/>
    <w:rsid w:val="001447BC"/>
    <w:rsid w:val="001453E8"/>
    <w:rsid w:val="001466FB"/>
    <w:rsid w:val="00152434"/>
    <w:rsid w:val="00155203"/>
    <w:rsid w:val="001552AA"/>
    <w:rsid w:val="00160DD8"/>
    <w:rsid w:val="0016106C"/>
    <w:rsid w:val="00162AD8"/>
    <w:rsid w:val="00163399"/>
    <w:rsid w:val="00163D54"/>
    <w:rsid w:val="0016514D"/>
    <w:rsid w:val="00167E3D"/>
    <w:rsid w:val="00170F0E"/>
    <w:rsid w:val="00173B57"/>
    <w:rsid w:val="00174AB4"/>
    <w:rsid w:val="00174B4D"/>
    <w:rsid w:val="00174C62"/>
    <w:rsid w:val="00176F55"/>
    <w:rsid w:val="00181B25"/>
    <w:rsid w:val="00186217"/>
    <w:rsid w:val="00186733"/>
    <w:rsid w:val="001901FC"/>
    <w:rsid w:val="001922F6"/>
    <w:rsid w:val="00194C25"/>
    <w:rsid w:val="001969B3"/>
    <w:rsid w:val="001A1254"/>
    <w:rsid w:val="001A4816"/>
    <w:rsid w:val="001A5E13"/>
    <w:rsid w:val="001A6943"/>
    <w:rsid w:val="001A78D9"/>
    <w:rsid w:val="001A7CEF"/>
    <w:rsid w:val="001B0DE0"/>
    <w:rsid w:val="001B1637"/>
    <w:rsid w:val="001B18B6"/>
    <w:rsid w:val="001C3057"/>
    <w:rsid w:val="001C3251"/>
    <w:rsid w:val="001C61EB"/>
    <w:rsid w:val="001C6412"/>
    <w:rsid w:val="001C6A06"/>
    <w:rsid w:val="001C6EE1"/>
    <w:rsid w:val="001D178C"/>
    <w:rsid w:val="001D34E1"/>
    <w:rsid w:val="001D3E21"/>
    <w:rsid w:val="001D531B"/>
    <w:rsid w:val="001D79A7"/>
    <w:rsid w:val="001D7D76"/>
    <w:rsid w:val="001E3E5B"/>
    <w:rsid w:val="001E59E5"/>
    <w:rsid w:val="001E5DB5"/>
    <w:rsid w:val="001E72F5"/>
    <w:rsid w:val="001E7A1C"/>
    <w:rsid w:val="001F08D3"/>
    <w:rsid w:val="001F5187"/>
    <w:rsid w:val="001F5221"/>
    <w:rsid w:val="001F5D5A"/>
    <w:rsid w:val="0020040E"/>
    <w:rsid w:val="00200890"/>
    <w:rsid w:val="00200943"/>
    <w:rsid w:val="00201E82"/>
    <w:rsid w:val="0020305E"/>
    <w:rsid w:val="002030E0"/>
    <w:rsid w:val="002034E8"/>
    <w:rsid w:val="00204FC7"/>
    <w:rsid w:val="002075F7"/>
    <w:rsid w:val="00210DC3"/>
    <w:rsid w:val="00212AAD"/>
    <w:rsid w:val="00217F84"/>
    <w:rsid w:val="00221388"/>
    <w:rsid w:val="00221409"/>
    <w:rsid w:val="00222636"/>
    <w:rsid w:val="00222ECD"/>
    <w:rsid w:val="0022339B"/>
    <w:rsid w:val="00225E2C"/>
    <w:rsid w:val="002315A7"/>
    <w:rsid w:val="00234FE3"/>
    <w:rsid w:val="00235DF0"/>
    <w:rsid w:val="002440DA"/>
    <w:rsid w:val="00244A24"/>
    <w:rsid w:val="00246141"/>
    <w:rsid w:val="0024777E"/>
    <w:rsid w:val="00247A4D"/>
    <w:rsid w:val="002504B4"/>
    <w:rsid w:val="002513D7"/>
    <w:rsid w:val="00251B41"/>
    <w:rsid w:val="00251BF2"/>
    <w:rsid w:val="0025291A"/>
    <w:rsid w:val="00261DCF"/>
    <w:rsid w:val="002628E0"/>
    <w:rsid w:val="00264F23"/>
    <w:rsid w:val="002664C6"/>
    <w:rsid w:val="00267436"/>
    <w:rsid w:val="00274372"/>
    <w:rsid w:val="0027468A"/>
    <w:rsid w:val="00277B20"/>
    <w:rsid w:val="00280091"/>
    <w:rsid w:val="00283046"/>
    <w:rsid w:val="002849E2"/>
    <w:rsid w:val="00286A10"/>
    <w:rsid w:val="00286ACF"/>
    <w:rsid w:val="002906D5"/>
    <w:rsid w:val="0029178F"/>
    <w:rsid w:val="00292C67"/>
    <w:rsid w:val="002941A6"/>
    <w:rsid w:val="00294B66"/>
    <w:rsid w:val="0029598B"/>
    <w:rsid w:val="00295A49"/>
    <w:rsid w:val="0029623D"/>
    <w:rsid w:val="002A17A6"/>
    <w:rsid w:val="002A5208"/>
    <w:rsid w:val="002A59DB"/>
    <w:rsid w:val="002A5E31"/>
    <w:rsid w:val="002A7A79"/>
    <w:rsid w:val="002B1672"/>
    <w:rsid w:val="002B395D"/>
    <w:rsid w:val="002C112B"/>
    <w:rsid w:val="002C1AF5"/>
    <w:rsid w:val="002C3203"/>
    <w:rsid w:val="002C3372"/>
    <w:rsid w:val="002C5C75"/>
    <w:rsid w:val="002C75F6"/>
    <w:rsid w:val="002D17E8"/>
    <w:rsid w:val="002D1E61"/>
    <w:rsid w:val="002D2595"/>
    <w:rsid w:val="002D3493"/>
    <w:rsid w:val="002D55AB"/>
    <w:rsid w:val="002E25E6"/>
    <w:rsid w:val="002E34A2"/>
    <w:rsid w:val="002E3677"/>
    <w:rsid w:val="002E38D9"/>
    <w:rsid w:val="002E5889"/>
    <w:rsid w:val="002F2F89"/>
    <w:rsid w:val="002F30C9"/>
    <w:rsid w:val="002F4E80"/>
    <w:rsid w:val="002F4E85"/>
    <w:rsid w:val="002F72BF"/>
    <w:rsid w:val="00301976"/>
    <w:rsid w:val="003033CA"/>
    <w:rsid w:val="00313DAA"/>
    <w:rsid w:val="0031465F"/>
    <w:rsid w:val="003179F8"/>
    <w:rsid w:val="00320154"/>
    <w:rsid w:val="0032065F"/>
    <w:rsid w:val="003210B0"/>
    <w:rsid w:val="00321A12"/>
    <w:rsid w:val="00322B09"/>
    <w:rsid w:val="003300A7"/>
    <w:rsid w:val="00330BDB"/>
    <w:rsid w:val="00332777"/>
    <w:rsid w:val="003407BA"/>
    <w:rsid w:val="00343956"/>
    <w:rsid w:val="00345737"/>
    <w:rsid w:val="003477BC"/>
    <w:rsid w:val="00350002"/>
    <w:rsid w:val="003517D5"/>
    <w:rsid w:val="003540AA"/>
    <w:rsid w:val="00354DE7"/>
    <w:rsid w:val="00356DA8"/>
    <w:rsid w:val="0035725F"/>
    <w:rsid w:val="00357F17"/>
    <w:rsid w:val="003600E5"/>
    <w:rsid w:val="00365346"/>
    <w:rsid w:val="00366837"/>
    <w:rsid w:val="003674B6"/>
    <w:rsid w:val="00367DBD"/>
    <w:rsid w:val="0037036A"/>
    <w:rsid w:val="00371B35"/>
    <w:rsid w:val="0037598D"/>
    <w:rsid w:val="0037659B"/>
    <w:rsid w:val="00377671"/>
    <w:rsid w:val="00377F0B"/>
    <w:rsid w:val="00380451"/>
    <w:rsid w:val="003810AA"/>
    <w:rsid w:val="00381BE0"/>
    <w:rsid w:val="003826A0"/>
    <w:rsid w:val="00384CC6"/>
    <w:rsid w:val="00387692"/>
    <w:rsid w:val="00395DBA"/>
    <w:rsid w:val="003963A9"/>
    <w:rsid w:val="003977A1"/>
    <w:rsid w:val="003A134E"/>
    <w:rsid w:val="003A233E"/>
    <w:rsid w:val="003A4440"/>
    <w:rsid w:val="003A4822"/>
    <w:rsid w:val="003A4BA8"/>
    <w:rsid w:val="003A5288"/>
    <w:rsid w:val="003A57FC"/>
    <w:rsid w:val="003B0CB1"/>
    <w:rsid w:val="003B1EC9"/>
    <w:rsid w:val="003B2250"/>
    <w:rsid w:val="003B7E18"/>
    <w:rsid w:val="003C1AC2"/>
    <w:rsid w:val="003C5B5D"/>
    <w:rsid w:val="003D0415"/>
    <w:rsid w:val="003D1269"/>
    <w:rsid w:val="003D2E8E"/>
    <w:rsid w:val="003D7D94"/>
    <w:rsid w:val="003D7FBF"/>
    <w:rsid w:val="003E08A3"/>
    <w:rsid w:val="003E1DD1"/>
    <w:rsid w:val="003E4324"/>
    <w:rsid w:val="003E4D7E"/>
    <w:rsid w:val="003E539F"/>
    <w:rsid w:val="003E5DE4"/>
    <w:rsid w:val="003E758A"/>
    <w:rsid w:val="003EB8A2"/>
    <w:rsid w:val="003F05AF"/>
    <w:rsid w:val="003F0DDD"/>
    <w:rsid w:val="003F206A"/>
    <w:rsid w:val="003F3D49"/>
    <w:rsid w:val="003F3E4F"/>
    <w:rsid w:val="003F67CB"/>
    <w:rsid w:val="00401B28"/>
    <w:rsid w:val="0040694A"/>
    <w:rsid w:val="004104E7"/>
    <w:rsid w:val="00411E2B"/>
    <w:rsid w:val="00415CD2"/>
    <w:rsid w:val="00416856"/>
    <w:rsid w:val="00416AD3"/>
    <w:rsid w:val="0042018F"/>
    <w:rsid w:val="00420AD1"/>
    <w:rsid w:val="004238C3"/>
    <w:rsid w:val="00423C83"/>
    <w:rsid w:val="00425A6C"/>
    <w:rsid w:val="004300A4"/>
    <w:rsid w:val="00430E68"/>
    <w:rsid w:val="004318AB"/>
    <w:rsid w:val="004318CF"/>
    <w:rsid w:val="00431F51"/>
    <w:rsid w:val="00432060"/>
    <w:rsid w:val="004336EF"/>
    <w:rsid w:val="0043467B"/>
    <w:rsid w:val="00436D6D"/>
    <w:rsid w:val="004370D3"/>
    <w:rsid w:val="004375B2"/>
    <w:rsid w:val="00440C31"/>
    <w:rsid w:val="00441962"/>
    <w:rsid w:val="00442D6C"/>
    <w:rsid w:val="00444EED"/>
    <w:rsid w:val="0044641A"/>
    <w:rsid w:val="00446EA7"/>
    <w:rsid w:val="00450964"/>
    <w:rsid w:val="0045222D"/>
    <w:rsid w:val="00453E52"/>
    <w:rsid w:val="004546AC"/>
    <w:rsid w:val="00454B37"/>
    <w:rsid w:val="00455D71"/>
    <w:rsid w:val="00455E9B"/>
    <w:rsid w:val="0045798F"/>
    <w:rsid w:val="00460754"/>
    <w:rsid w:val="0046095A"/>
    <w:rsid w:val="004619BC"/>
    <w:rsid w:val="00462854"/>
    <w:rsid w:val="004646D4"/>
    <w:rsid w:val="00471A69"/>
    <w:rsid w:val="00471C81"/>
    <w:rsid w:val="00476C95"/>
    <w:rsid w:val="00477C2F"/>
    <w:rsid w:val="00482D04"/>
    <w:rsid w:val="00483859"/>
    <w:rsid w:val="0048439B"/>
    <w:rsid w:val="00484F89"/>
    <w:rsid w:val="004863AE"/>
    <w:rsid w:val="0048651A"/>
    <w:rsid w:val="00487EFF"/>
    <w:rsid w:val="004919AE"/>
    <w:rsid w:val="00495371"/>
    <w:rsid w:val="00495569"/>
    <w:rsid w:val="00497C43"/>
    <w:rsid w:val="004A2375"/>
    <w:rsid w:val="004A4130"/>
    <w:rsid w:val="004A5B5D"/>
    <w:rsid w:val="004B2EDC"/>
    <w:rsid w:val="004B4D7D"/>
    <w:rsid w:val="004B7BAE"/>
    <w:rsid w:val="004C14FC"/>
    <w:rsid w:val="004C5278"/>
    <w:rsid w:val="004C5730"/>
    <w:rsid w:val="004C5F3F"/>
    <w:rsid w:val="004D013D"/>
    <w:rsid w:val="004D0D50"/>
    <w:rsid w:val="004D0D53"/>
    <w:rsid w:val="004D2038"/>
    <w:rsid w:val="004D2E35"/>
    <w:rsid w:val="004D3533"/>
    <w:rsid w:val="004D4284"/>
    <w:rsid w:val="004D7290"/>
    <w:rsid w:val="004E0D8E"/>
    <w:rsid w:val="004E254A"/>
    <w:rsid w:val="004E2660"/>
    <w:rsid w:val="004E304D"/>
    <w:rsid w:val="004E708C"/>
    <w:rsid w:val="004F0202"/>
    <w:rsid w:val="004F1C05"/>
    <w:rsid w:val="004F27CE"/>
    <w:rsid w:val="004F367C"/>
    <w:rsid w:val="004F6542"/>
    <w:rsid w:val="0050050F"/>
    <w:rsid w:val="005008A9"/>
    <w:rsid w:val="005009A8"/>
    <w:rsid w:val="00500CA5"/>
    <w:rsid w:val="005010EF"/>
    <w:rsid w:val="00501AC9"/>
    <w:rsid w:val="0050202F"/>
    <w:rsid w:val="0050442A"/>
    <w:rsid w:val="005071B3"/>
    <w:rsid w:val="00507421"/>
    <w:rsid w:val="00507804"/>
    <w:rsid w:val="00507F18"/>
    <w:rsid w:val="0051142F"/>
    <w:rsid w:val="005132C3"/>
    <w:rsid w:val="00513E75"/>
    <w:rsid w:val="00515496"/>
    <w:rsid w:val="005168CA"/>
    <w:rsid w:val="0052317A"/>
    <w:rsid w:val="00523896"/>
    <w:rsid w:val="00525AA5"/>
    <w:rsid w:val="00527022"/>
    <w:rsid w:val="00527F7B"/>
    <w:rsid w:val="005315B6"/>
    <w:rsid w:val="005341C0"/>
    <w:rsid w:val="005400AD"/>
    <w:rsid w:val="00542955"/>
    <w:rsid w:val="00544915"/>
    <w:rsid w:val="005457A0"/>
    <w:rsid w:val="0054654F"/>
    <w:rsid w:val="00546C70"/>
    <w:rsid w:val="00547893"/>
    <w:rsid w:val="00547D3E"/>
    <w:rsid w:val="005509C8"/>
    <w:rsid w:val="00551C9D"/>
    <w:rsid w:val="0055324D"/>
    <w:rsid w:val="00553A5D"/>
    <w:rsid w:val="00554155"/>
    <w:rsid w:val="00555B6B"/>
    <w:rsid w:val="00556637"/>
    <w:rsid w:val="00557F2C"/>
    <w:rsid w:val="00562984"/>
    <w:rsid w:val="005644FF"/>
    <w:rsid w:val="0056573F"/>
    <w:rsid w:val="005704A0"/>
    <w:rsid w:val="00574921"/>
    <w:rsid w:val="0057615B"/>
    <w:rsid w:val="00576624"/>
    <w:rsid w:val="00576C15"/>
    <w:rsid w:val="00580192"/>
    <w:rsid w:val="005808ED"/>
    <w:rsid w:val="00580D62"/>
    <w:rsid w:val="00583225"/>
    <w:rsid w:val="00585001"/>
    <w:rsid w:val="00585307"/>
    <w:rsid w:val="005877B7"/>
    <w:rsid w:val="0059090D"/>
    <w:rsid w:val="00590953"/>
    <w:rsid w:val="00591051"/>
    <w:rsid w:val="005910F9"/>
    <w:rsid w:val="00592776"/>
    <w:rsid w:val="00593D68"/>
    <w:rsid w:val="005944D0"/>
    <w:rsid w:val="005A1154"/>
    <w:rsid w:val="005A2EEB"/>
    <w:rsid w:val="005A30E1"/>
    <w:rsid w:val="005A3E13"/>
    <w:rsid w:val="005A53DD"/>
    <w:rsid w:val="005A55AD"/>
    <w:rsid w:val="005A614C"/>
    <w:rsid w:val="005A6DB5"/>
    <w:rsid w:val="005B124B"/>
    <w:rsid w:val="005B2176"/>
    <w:rsid w:val="005B23AD"/>
    <w:rsid w:val="005B6D6E"/>
    <w:rsid w:val="005C2A5E"/>
    <w:rsid w:val="005C37E9"/>
    <w:rsid w:val="005C39B6"/>
    <w:rsid w:val="005C4282"/>
    <w:rsid w:val="005C71C2"/>
    <w:rsid w:val="005D0778"/>
    <w:rsid w:val="005D5F37"/>
    <w:rsid w:val="005D617C"/>
    <w:rsid w:val="005D7C6B"/>
    <w:rsid w:val="005D7F57"/>
    <w:rsid w:val="005E1712"/>
    <w:rsid w:val="005E21C1"/>
    <w:rsid w:val="005E72DC"/>
    <w:rsid w:val="005F376D"/>
    <w:rsid w:val="005F5322"/>
    <w:rsid w:val="005F6DDD"/>
    <w:rsid w:val="005F7BAF"/>
    <w:rsid w:val="005F7C92"/>
    <w:rsid w:val="006000ED"/>
    <w:rsid w:val="00604240"/>
    <w:rsid w:val="00604FC0"/>
    <w:rsid w:val="0060BE62"/>
    <w:rsid w:val="006124ED"/>
    <w:rsid w:val="00614BB9"/>
    <w:rsid w:val="0061523A"/>
    <w:rsid w:val="006153CC"/>
    <w:rsid w:val="0061633B"/>
    <w:rsid w:val="00616F59"/>
    <w:rsid w:val="00621893"/>
    <w:rsid w:val="00624621"/>
    <w:rsid w:val="00625493"/>
    <w:rsid w:val="00626EF3"/>
    <w:rsid w:val="006309A4"/>
    <w:rsid w:val="00631A45"/>
    <w:rsid w:val="0063286F"/>
    <w:rsid w:val="0063666C"/>
    <w:rsid w:val="00636853"/>
    <w:rsid w:val="0063785E"/>
    <w:rsid w:val="00640034"/>
    <w:rsid w:val="006401A3"/>
    <w:rsid w:val="00641C69"/>
    <w:rsid w:val="006465DA"/>
    <w:rsid w:val="00647B73"/>
    <w:rsid w:val="0066069C"/>
    <w:rsid w:val="0066486B"/>
    <w:rsid w:val="00664DC5"/>
    <w:rsid w:val="00665C56"/>
    <w:rsid w:val="00667B46"/>
    <w:rsid w:val="0067031B"/>
    <w:rsid w:val="00670833"/>
    <w:rsid w:val="006749CA"/>
    <w:rsid w:val="0067670E"/>
    <w:rsid w:val="00680554"/>
    <w:rsid w:val="006808B6"/>
    <w:rsid w:val="006829DD"/>
    <w:rsid w:val="0068591F"/>
    <w:rsid w:val="006871FF"/>
    <w:rsid w:val="0069002E"/>
    <w:rsid w:val="00692354"/>
    <w:rsid w:val="00692E53"/>
    <w:rsid w:val="00695BF5"/>
    <w:rsid w:val="00697A94"/>
    <w:rsid w:val="006A3DDB"/>
    <w:rsid w:val="006A50C7"/>
    <w:rsid w:val="006A5202"/>
    <w:rsid w:val="006B12D6"/>
    <w:rsid w:val="006B2656"/>
    <w:rsid w:val="006B3C05"/>
    <w:rsid w:val="006B708C"/>
    <w:rsid w:val="006C1C6F"/>
    <w:rsid w:val="006C64EE"/>
    <w:rsid w:val="006C7293"/>
    <w:rsid w:val="006D1B35"/>
    <w:rsid w:val="006D3925"/>
    <w:rsid w:val="006D3DC6"/>
    <w:rsid w:val="006D64C5"/>
    <w:rsid w:val="006D6CBD"/>
    <w:rsid w:val="006E0332"/>
    <w:rsid w:val="006E061A"/>
    <w:rsid w:val="006E07AF"/>
    <w:rsid w:val="006E3C48"/>
    <w:rsid w:val="006E7BCF"/>
    <w:rsid w:val="006F7B7F"/>
    <w:rsid w:val="007028B9"/>
    <w:rsid w:val="0070502A"/>
    <w:rsid w:val="00710012"/>
    <w:rsid w:val="00715079"/>
    <w:rsid w:val="007169B1"/>
    <w:rsid w:val="007173C5"/>
    <w:rsid w:val="00720019"/>
    <w:rsid w:val="0072212B"/>
    <w:rsid w:val="0072513F"/>
    <w:rsid w:val="0072FA02"/>
    <w:rsid w:val="007323D4"/>
    <w:rsid w:val="00734058"/>
    <w:rsid w:val="00741E22"/>
    <w:rsid w:val="00742A07"/>
    <w:rsid w:val="00742A4F"/>
    <w:rsid w:val="00742C79"/>
    <w:rsid w:val="00745AEA"/>
    <w:rsid w:val="007475A3"/>
    <w:rsid w:val="0075497E"/>
    <w:rsid w:val="00756F55"/>
    <w:rsid w:val="00757FC6"/>
    <w:rsid w:val="00761CFA"/>
    <w:rsid w:val="0076275B"/>
    <w:rsid w:val="00762887"/>
    <w:rsid w:val="00765CA4"/>
    <w:rsid w:val="00766AA8"/>
    <w:rsid w:val="007679B7"/>
    <w:rsid w:val="00770478"/>
    <w:rsid w:val="0077201C"/>
    <w:rsid w:val="007726FC"/>
    <w:rsid w:val="00772877"/>
    <w:rsid w:val="00773702"/>
    <w:rsid w:val="007744FD"/>
    <w:rsid w:val="00774E5D"/>
    <w:rsid w:val="00777813"/>
    <w:rsid w:val="0078017F"/>
    <w:rsid w:val="007817E5"/>
    <w:rsid w:val="007827B3"/>
    <w:rsid w:val="0078342C"/>
    <w:rsid w:val="00783739"/>
    <w:rsid w:val="00786BBD"/>
    <w:rsid w:val="0079211C"/>
    <w:rsid w:val="00792A78"/>
    <w:rsid w:val="0079607D"/>
    <w:rsid w:val="007966AF"/>
    <w:rsid w:val="007A1B75"/>
    <w:rsid w:val="007A2B68"/>
    <w:rsid w:val="007A3FB0"/>
    <w:rsid w:val="007A45B5"/>
    <w:rsid w:val="007A5250"/>
    <w:rsid w:val="007A6987"/>
    <w:rsid w:val="007A6CB5"/>
    <w:rsid w:val="007B18DC"/>
    <w:rsid w:val="007B438F"/>
    <w:rsid w:val="007B4E70"/>
    <w:rsid w:val="007B4F4E"/>
    <w:rsid w:val="007B5286"/>
    <w:rsid w:val="007B76D8"/>
    <w:rsid w:val="007C15EE"/>
    <w:rsid w:val="007C5198"/>
    <w:rsid w:val="007C7C14"/>
    <w:rsid w:val="007D110F"/>
    <w:rsid w:val="007D27B3"/>
    <w:rsid w:val="007D297A"/>
    <w:rsid w:val="007D62E7"/>
    <w:rsid w:val="007D7BE8"/>
    <w:rsid w:val="007D7E6C"/>
    <w:rsid w:val="007E081B"/>
    <w:rsid w:val="007E090A"/>
    <w:rsid w:val="007E0E60"/>
    <w:rsid w:val="007E1034"/>
    <w:rsid w:val="007E28E5"/>
    <w:rsid w:val="007E410A"/>
    <w:rsid w:val="007E4CD8"/>
    <w:rsid w:val="007E591F"/>
    <w:rsid w:val="007E6E5E"/>
    <w:rsid w:val="007E75A8"/>
    <w:rsid w:val="007F0DC8"/>
    <w:rsid w:val="007F0DF2"/>
    <w:rsid w:val="007F1653"/>
    <w:rsid w:val="007F27F5"/>
    <w:rsid w:val="007F2CFB"/>
    <w:rsid w:val="00800A32"/>
    <w:rsid w:val="00800F3A"/>
    <w:rsid w:val="0080723F"/>
    <w:rsid w:val="008094C3"/>
    <w:rsid w:val="00814B21"/>
    <w:rsid w:val="008151C1"/>
    <w:rsid w:val="00816D18"/>
    <w:rsid w:val="00820DDF"/>
    <w:rsid w:val="008273CB"/>
    <w:rsid w:val="00830F0E"/>
    <w:rsid w:val="00830FE1"/>
    <w:rsid w:val="00840DBB"/>
    <w:rsid w:val="008410FB"/>
    <w:rsid w:val="00842B17"/>
    <w:rsid w:val="00852926"/>
    <w:rsid w:val="00855E5A"/>
    <w:rsid w:val="00857054"/>
    <w:rsid w:val="0086034A"/>
    <w:rsid w:val="00861E04"/>
    <w:rsid w:val="00864160"/>
    <w:rsid w:val="00865C04"/>
    <w:rsid w:val="0086621D"/>
    <w:rsid w:val="00866874"/>
    <w:rsid w:val="00866D8A"/>
    <w:rsid w:val="00870476"/>
    <w:rsid w:val="00871AFC"/>
    <w:rsid w:val="00872CB0"/>
    <w:rsid w:val="008731E5"/>
    <w:rsid w:val="008757D3"/>
    <w:rsid w:val="008771A5"/>
    <w:rsid w:val="00877470"/>
    <w:rsid w:val="00877E9A"/>
    <w:rsid w:val="0087C63E"/>
    <w:rsid w:val="008802C7"/>
    <w:rsid w:val="00880E28"/>
    <w:rsid w:val="00881EB7"/>
    <w:rsid w:val="00883366"/>
    <w:rsid w:val="00887E6C"/>
    <w:rsid w:val="00891F97"/>
    <w:rsid w:val="008921B1"/>
    <w:rsid w:val="00892A7A"/>
    <w:rsid w:val="00893351"/>
    <w:rsid w:val="0089781B"/>
    <w:rsid w:val="008A0EBB"/>
    <w:rsid w:val="008A3C6F"/>
    <w:rsid w:val="008A43C1"/>
    <w:rsid w:val="008A44C7"/>
    <w:rsid w:val="008A5413"/>
    <w:rsid w:val="008A55FC"/>
    <w:rsid w:val="008A5FC1"/>
    <w:rsid w:val="008B0157"/>
    <w:rsid w:val="008B1642"/>
    <w:rsid w:val="008B3F2C"/>
    <w:rsid w:val="008B5A74"/>
    <w:rsid w:val="008B6F2E"/>
    <w:rsid w:val="008C5422"/>
    <w:rsid w:val="008C56A6"/>
    <w:rsid w:val="008C78F6"/>
    <w:rsid w:val="008C790E"/>
    <w:rsid w:val="008D0584"/>
    <w:rsid w:val="008D0B2F"/>
    <w:rsid w:val="008D2DFF"/>
    <w:rsid w:val="008E015F"/>
    <w:rsid w:val="008E0CCB"/>
    <w:rsid w:val="008E5213"/>
    <w:rsid w:val="008E54BA"/>
    <w:rsid w:val="008F37CF"/>
    <w:rsid w:val="00900230"/>
    <w:rsid w:val="00901F97"/>
    <w:rsid w:val="00903D68"/>
    <w:rsid w:val="00905E45"/>
    <w:rsid w:val="00906024"/>
    <w:rsid w:val="0090747C"/>
    <w:rsid w:val="00911E28"/>
    <w:rsid w:val="00914443"/>
    <w:rsid w:val="00914B80"/>
    <w:rsid w:val="00914BDB"/>
    <w:rsid w:val="009162B7"/>
    <w:rsid w:val="009178F0"/>
    <w:rsid w:val="00917C64"/>
    <w:rsid w:val="00917D38"/>
    <w:rsid w:val="0091CCDC"/>
    <w:rsid w:val="00921B01"/>
    <w:rsid w:val="00926468"/>
    <w:rsid w:val="009265C4"/>
    <w:rsid w:val="00932A80"/>
    <w:rsid w:val="00933041"/>
    <w:rsid w:val="00936373"/>
    <w:rsid w:val="009366C0"/>
    <w:rsid w:val="00942593"/>
    <w:rsid w:val="0094591D"/>
    <w:rsid w:val="00952159"/>
    <w:rsid w:val="0095242F"/>
    <w:rsid w:val="00953D3C"/>
    <w:rsid w:val="00955FC1"/>
    <w:rsid w:val="009563CD"/>
    <w:rsid w:val="00957339"/>
    <w:rsid w:val="00960A3A"/>
    <w:rsid w:val="00960EB1"/>
    <w:rsid w:val="00961FCB"/>
    <w:rsid w:val="00963580"/>
    <w:rsid w:val="00964285"/>
    <w:rsid w:val="00967831"/>
    <w:rsid w:val="00970415"/>
    <w:rsid w:val="00971D41"/>
    <w:rsid w:val="009748E0"/>
    <w:rsid w:val="0097563E"/>
    <w:rsid w:val="0097583B"/>
    <w:rsid w:val="00976904"/>
    <w:rsid w:val="0097699F"/>
    <w:rsid w:val="00980105"/>
    <w:rsid w:val="00980576"/>
    <w:rsid w:val="00980FEA"/>
    <w:rsid w:val="00981995"/>
    <w:rsid w:val="00984975"/>
    <w:rsid w:val="00985FA7"/>
    <w:rsid w:val="00987109"/>
    <w:rsid w:val="00987C61"/>
    <w:rsid w:val="00994F9A"/>
    <w:rsid w:val="009974DE"/>
    <w:rsid w:val="009979E2"/>
    <w:rsid w:val="009A05F0"/>
    <w:rsid w:val="009A1F98"/>
    <w:rsid w:val="009A494F"/>
    <w:rsid w:val="009A7BD3"/>
    <w:rsid w:val="009A7CC1"/>
    <w:rsid w:val="009A7FD1"/>
    <w:rsid w:val="009B2BCC"/>
    <w:rsid w:val="009B4DBE"/>
    <w:rsid w:val="009C1F1D"/>
    <w:rsid w:val="009C23E9"/>
    <w:rsid w:val="009C5460"/>
    <w:rsid w:val="009C75A0"/>
    <w:rsid w:val="009D6119"/>
    <w:rsid w:val="009D7CFF"/>
    <w:rsid w:val="009E290E"/>
    <w:rsid w:val="009E42F0"/>
    <w:rsid w:val="009E5CAB"/>
    <w:rsid w:val="009E691E"/>
    <w:rsid w:val="009F03F8"/>
    <w:rsid w:val="009F634B"/>
    <w:rsid w:val="00A002A8"/>
    <w:rsid w:val="00A00758"/>
    <w:rsid w:val="00A02F0F"/>
    <w:rsid w:val="00A03139"/>
    <w:rsid w:val="00A03719"/>
    <w:rsid w:val="00A04D03"/>
    <w:rsid w:val="00A0555C"/>
    <w:rsid w:val="00A101A0"/>
    <w:rsid w:val="00A1213F"/>
    <w:rsid w:val="00A133F9"/>
    <w:rsid w:val="00A14738"/>
    <w:rsid w:val="00A14819"/>
    <w:rsid w:val="00A14B86"/>
    <w:rsid w:val="00A14C00"/>
    <w:rsid w:val="00A154B6"/>
    <w:rsid w:val="00A20ECC"/>
    <w:rsid w:val="00A21177"/>
    <w:rsid w:val="00A269E2"/>
    <w:rsid w:val="00A2761D"/>
    <w:rsid w:val="00A347EB"/>
    <w:rsid w:val="00A36779"/>
    <w:rsid w:val="00A4063D"/>
    <w:rsid w:val="00A4314A"/>
    <w:rsid w:val="00A53A9F"/>
    <w:rsid w:val="00A53E7C"/>
    <w:rsid w:val="00A56C62"/>
    <w:rsid w:val="00A57BD3"/>
    <w:rsid w:val="00A60BD0"/>
    <w:rsid w:val="00A62736"/>
    <w:rsid w:val="00A63747"/>
    <w:rsid w:val="00A6471D"/>
    <w:rsid w:val="00A64E9F"/>
    <w:rsid w:val="00A71097"/>
    <w:rsid w:val="00A73E26"/>
    <w:rsid w:val="00A75043"/>
    <w:rsid w:val="00A77C2F"/>
    <w:rsid w:val="00A86A90"/>
    <w:rsid w:val="00A9146D"/>
    <w:rsid w:val="00AA00AD"/>
    <w:rsid w:val="00AA0200"/>
    <w:rsid w:val="00AA0682"/>
    <w:rsid w:val="00AA5E5F"/>
    <w:rsid w:val="00AA64E6"/>
    <w:rsid w:val="00AA6F67"/>
    <w:rsid w:val="00AA7493"/>
    <w:rsid w:val="00AB59C3"/>
    <w:rsid w:val="00AB6957"/>
    <w:rsid w:val="00AC0AB1"/>
    <w:rsid w:val="00AC2457"/>
    <w:rsid w:val="00AC565A"/>
    <w:rsid w:val="00AD1A3A"/>
    <w:rsid w:val="00AD1F30"/>
    <w:rsid w:val="00AD2BA9"/>
    <w:rsid w:val="00AD5C78"/>
    <w:rsid w:val="00AD65FE"/>
    <w:rsid w:val="00AD6605"/>
    <w:rsid w:val="00AD79DC"/>
    <w:rsid w:val="00AE003E"/>
    <w:rsid w:val="00AE026F"/>
    <w:rsid w:val="00AE0EB5"/>
    <w:rsid w:val="00AE1394"/>
    <w:rsid w:val="00AE3AF1"/>
    <w:rsid w:val="00AE3FA1"/>
    <w:rsid w:val="00AE47F4"/>
    <w:rsid w:val="00AE4A45"/>
    <w:rsid w:val="00AE6975"/>
    <w:rsid w:val="00AE741C"/>
    <w:rsid w:val="00AE75D3"/>
    <w:rsid w:val="00AF045C"/>
    <w:rsid w:val="00AF1A91"/>
    <w:rsid w:val="00AF1AAE"/>
    <w:rsid w:val="00AF2C39"/>
    <w:rsid w:val="00AF3DA9"/>
    <w:rsid w:val="00AF65B6"/>
    <w:rsid w:val="00B03ED5"/>
    <w:rsid w:val="00B05732"/>
    <w:rsid w:val="00B10E7D"/>
    <w:rsid w:val="00B10FD5"/>
    <w:rsid w:val="00B112DE"/>
    <w:rsid w:val="00B13624"/>
    <w:rsid w:val="00B14BB3"/>
    <w:rsid w:val="00B1625B"/>
    <w:rsid w:val="00B17F93"/>
    <w:rsid w:val="00B2138E"/>
    <w:rsid w:val="00B21AE3"/>
    <w:rsid w:val="00B225E4"/>
    <w:rsid w:val="00B2366C"/>
    <w:rsid w:val="00B253F2"/>
    <w:rsid w:val="00B259C9"/>
    <w:rsid w:val="00B31222"/>
    <w:rsid w:val="00B33856"/>
    <w:rsid w:val="00B34DFF"/>
    <w:rsid w:val="00B411FB"/>
    <w:rsid w:val="00B42135"/>
    <w:rsid w:val="00B42A3B"/>
    <w:rsid w:val="00B45776"/>
    <w:rsid w:val="00B53CCD"/>
    <w:rsid w:val="00B55E34"/>
    <w:rsid w:val="00B57612"/>
    <w:rsid w:val="00B5763E"/>
    <w:rsid w:val="00B5791F"/>
    <w:rsid w:val="00B61734"/>
    <w:rsid w:val="00B61D2E"/>
    <w:rsid w:val="00B62B13"/>
    <w:rsid w:val="00B63446"/>
    <w:rsid w:val="00B66C3F"/>
    <w:rsid w:val="00B66F10"/>
    <w:rsid w:val="00B6715A"/>
    <w:rsid w:val="00B678AB"/>
    <w:rsid w:val="00B67C82"/>
    <w:rsid w:val="00B74898"/>
    <w:rsid w:val="00B75C73"/>
    <w:rsid w:val="00B801AC"/>
    <w:rsid w:val="00B81756"/>
    <w:rsid w:val="00B82B95"/>
    <w:rsid w:val="00B8378D"/>
    <w:rsid w:val="00B84B00"/>
    <w:rsid w:val="00B8512A"/>
    <w:rsid w:val="00B857B7"/>
    <w:rsid w:val="00B85DF0"/>
    <w:rsid w:val="00B87892"/>
    <w:rsid w:val="00B87EF4"/>
    <w:rsid w:val="00B90339"/>
    <w:rsid w:val="00B92005"/>
    <w:rsid w:val="00B92780"/>
    <w:rsid w:val="00B92804"/>
    <w:rsid w:val="00B93290"/>
    <w:rsid w:val="00B9400C"/>
    <w:rsid w:val="00B95000"/>
    <w:rsid w:val="00B96754"/>
    <w:rsid w:val="00B96DA5"/>
    <w:rsid w:val="00B97129"/>
    <w:rsid w:val="00B97A00"/>
    <w:rsid w:val="00BA2287"/>
    <w:rsid w:val="00BA47F2"/>
    <w:rsid w:val="00BB0E90"/>
    <w:rsid w:val="00BB1CA7"/>
    <w:rsid w:val="00BB2D14"/>
    <w:rsid w:val="00BB3266"/>
    <w:rsid w:val="00BB39E2"/>
    <w:rsid w:val="00BB419D"/>
    <w:rsid w:val="00BB59B5"/>
    <w:rsid w:val="00BC532D"/>
    <w:rsid w:val="00BD3788"/>
    <w:rsid w:val="00BD3FCA"/>
    <w:rsid w:val="00BD7056"/>
    <w:rsid w:val="00BD722C"/>
    <w:rsid w:val="00BD7381"/>
    <w:rsid w:val="00BE0904"/>
    <w:rsid w:val="00BE12F9"/>
    <w:rsid w:val="00BE2455"/>
    <w:rsid w:val="00BE2B2F"/>
    <w:rsid w:val="00BE50B1"/>
    <w:rsid w:val="00BF09F5"/>
    <w:rsid w:val="00BF20B2"/>
    <w:rsid w:val="00BF294C"/>
    <w:rsid w:val="00BF50AD"/>
    <w:rsid w:val="00BF6294"/>
    <w:rsid w:val="00C01ED6"/>
    <w:rsid w:val="00C03D23"/>
    <w:rsid w:val="00C0558D"/>
    <w:rsid w:val="00C07372"/>
    <w:rsid w:val="00C07393"/>
    <w:rsid w:val="00C14BAB"/>
    <w:rsid w:val="00C15419"/>
    <w:rsid w:val="00C220F0"/>
    <w:rsid w:val="00C2332B"/>
    <w:rsid w:val="00C23C98"/>
    <w:rsid w:val="00C24621"/>
    <w:rsid w:val="00C31764"/>
    <w:rsid w:val="00C35D33"/>
    <w:rsid w:val="00C379EB"/>
    <w:rsid w:val="00C40AB3"/>
    <w:rsid w:val="00C413A1"/>
    <w:rsid w:val="00C4513B"/>
    <w:rsid w:val="00C462DC"/>
    <w:rsid w:val="00C46A5B"/>
    <w:rsid w:val="00C51679"/>
    <w:rsid w:val="00C51915"/>
    <w:rsid w:val="00C537D7"/>
    <w:rsid w:val="00C54C1E"/>
    <w:rsid w:val="00C55020"/>
    <w:rsid w:val="00C6245C"/>
    <w:rsid w:val="00C6301D"/>
    <w:rsid w:val="00C63850"/>
    <w:rsid w:val="00C63DCF"/>
    <w:rsid w:val="00C64B0D"/>
    <w:rsid w:val="00C656EB"/>
    <w:rsid w:val="00C66603"/>
    <w:rsid w:val="00C6786A"/>
    <w:rsid w:val="00C72D32"/>
    <w:rsid w:val="00C7312A"/>
    <w:rsid w:val="00C74931"/>
    <w:rsid w:val="00C74B16"/>
    <w:rsid w:val="00C74CFC"/>
    <w:rsid w:val="00C77F37"/>
    <w:rsid w:val="00C80168"/>
    <w:rsid w:val="00C8131F"/>
    <w:rsid w:val="00C82567"/>
    <w:rsid w:val="00C8270A"/>
    <w:rsid w:val="00C850BF"/>
    <w:rsid w:val="00C87DD2"/>
    <w:rsid w:val="00C915C7"/>
    <w:rsid w:val="00C916F6"/>
    <w:rsid w:val="00C91C9D"/>
    <w:rsid w:val="00C92242"/>
    <w:rsid w:val="00C95DC1"/>
    <w:rsid w:val="00C96169"/>
    <w:rsid w:val="00C97E44"/>
    <w:rsid w:val="00CA0D19"/>
    <w:rsid w:val="00CA5723"/>
    <w:rsid w:val="00CA770E"/>
    <w:rsid w:val="00CB4410"/>
    <w:rsid w:val="00CB4573"/>
    <w:rsid w:val="00CB6628"/>
    <w:rsid w:val="00CC04CA"/>
    <w:rsid w:val="00CC2991"/>
    <w:rsid w:val="00CC439C"/>
    <w:rsid w:val="00CC6FA3"/>
    <w:rsid w:val="00CD0704"/>
    <w:rsid w:val="00CD0D8E"/>
    <w:rsid w:val="00CD55F8"/>
    <w:rsid w:val="00CE14B4"/>
    <w:rsid w:val="00CE303B"/>
    <w:rsid w:val="00CE50CE"/>
    <w:rsid w:val="00CE5DF4"/>
    <w:rsid w:val="00CE73D0"/>
    <w:rsid w:val="00CE78B1"/>
    <w:rsid w:val="00CF049F"/>
    <w:rsid w:val="00CF406B"/>
    <w:rsid w:val="00CF47AE"/>
    <w:rsid w:val="00CF6F12"/>
    <w:rsid w:val="00D029BF"/>
    <w:rsid w:val="00D02A36"/>
    <w:rsid w:val="00D04BC1"/>
    <w:rsid w:val="00D1187B"/>
    <w:rsid w:val="00D11DCC"/>
    <w:rsid w:val="00D1253D"/>
    <w:rsid w:val="00D20B2C"/>
    <w:rsid w:val="00D21698"/>
    <w:rsid w:val="00D21D94"/>
    <w:rsid w:val="00D21FF9"/>
    <w:rsid w:val="00D22471"/>
    <w:rsid w:val="00D2587B"/>
    <w:rsid w:val="00D37348"/>
    <w:rsid w:val="00D40FE9"/>
    <w:rsid w:val="00D41852"/>
    <w:rsid w:val="00D41F37"/>
    <w:rsid w:val="00D421F6"/>
    <w:rsid w:val="00D43C51"/>
    <w:rsid w:val="00D47962"/>
    <w:rsid w:val="00D50E49"/>
    <w:rsid w:val="00D51135"/>
    <w:rsid w:val="00D55D56"/>
    <w:rsid w:val="00D573A3"/>
    <w:rsid w:val="00D61CA5"/>
    <w:rsid w:val="00D643BE"/>
    <w:rsid w:val="00D64858"/>
    <w:rsid w:val="00D676AC"/>
    <w:rsid w:val="00D678B3"/>
    <w:rsid w:val="00D67BFD"/>
    <w:rsid w:val="00D72BAC"/>
    <w:rsid w:val="00D7313C"/>
    <w:rsid w:val="00D7356A"/>
    <w:rsid w:val="00D75BAD"/>
    <w:rsid w:val="00D75BD3"/>
    <w:rsid w:val="00D772E2"/>
    <w:rsid w:val="00D776D0"/>
    <w:rsid w:val="00D84BFD"/>
    <w:rsid w:val="00D84F4B"/>
    <w:rsid w:val="00D85334"/>
    <w:rsid w:val="00D867BA"/>
    <w:rsid w:val="00D8712C"/>
    <w:rsid w:val="00D91146"/>
    <w:rsid w:val="00D914E5"/>
    <w:rsid w:val="00D919B0"/>
    <w:rsid w:val="00D9210F"/>
    <w:rsid w:val="00D93C92"/>
    <w:rsid w:val="00D93E55"/>
    <w:rsid w:val="00D950B6"/>
    <w:rsid w:val="00DA1814"/>
    <w:rsid w:val="00DA4279"/>
    <w:rsid w:val="00DA475A"/>
    <w:rsid w:val="00DA56FC"/>
    <w:rsid w:val="00DA5E7C"/>
    <w:rsid w:val="00DA647D"/>
    <w:rsid w:val="00DB180A"/>
    <w:rsid w:val="00DB3512"/>
    <w:rsid w:val="00DB46FB"/>
    <w:rsid w:val="00DB4A8E"/>
    <w:rsid w:val="00DB5349"/>
    <w:rsid w:val="00DB5EA4"/>
    <w:rsid w:val="00DB60C8"/>
    <w:rsid w:val="00DB7E50"/>
    <w:rsid w:val="00DC08BE"/>
    <w:rsid w:val="00DC2682"/>
    <w:rsid w:val="00DC3745"/>
    <w:rsid w:val="00DC6F74"/>
    <w:rsid w:val="00DD0024"/>
    <w:rsid w:val="00DD1227"/>
    <w:rsid w:val="00DD37E0"/>
    <w:rsid w:val="00DD3CAE"/>
    <w:rsid w:val="00DD4002"/>
    <w:rsid w:val="00DD550C"/>
    <w:rsid w:val="00DD6BB4"/>
    <w:rsid w:val="00DD7CEB"/>
    <w:rsid w:val="00DE084C"/>
    <w:rsid w:val="00DE3483"/>
    <w:rsid w:val="00DE5546"/>
    <w:rsid w:val="00DE5E05"/>
    <w:rsid w:val="00DE7CE7"/>
    <w:rsid w:val="00DE7FA6"/>
    <w:rsid w:val="00DF2B02"/>
    <w:rsid w:val="00DF434C"/>
    <w:rsid w:val="00DF4A71"/>
    <w:rsid w:val="00DF7A81"/>
    <w:rsid w:val="00E01A09"/>
    <w:rsid w:val="00E01A96"/>
    <w:rsid w:val="00E02776"/>
    <w:rsid w:val="00E058A0"/>
    <w:rsid w:val="00E10399"/>
    <w:rsid w:val="00E10B86"/>
    <w:rsid w:val="00E179B9"/>
    <w:rsid w:val="00E17AF0"/>
    <w:rsid w:val="00E207CF"/>
    <w:rsid w:val="00E209A0"/>
    <w:rsid w:val="00E26B94"/>
    <w:rsid w:val="00E27F87"/>
    <w:rsid w:val="00E3502A"/>
    <w:rsid w:val="00E36991"/>
    <w:rsid w:val="00E36BA6"/>
    <w:rsid w:val="00E401D2"/>
    <w:rsid w:val="00E41F31"/>
    <w:rsid w:val="00E45922"/>
    <w:rsid w:val="00E4FBF2"/>
    <w:rsid w:val="00E507CC"/>
    <w:rsid w:val="00E51D10"/>
    <w:rsid w:val="00E54708"/>
    <w:rsid w:val="00E55DC9"/>
    <w:rsid w:val="00E56C9B"/>
    <w:rsid w:val="00E571D8"/>
    <w:rsid w:val="00E57D98"/>
    <w:rsid w:val="00E62F4F"/>
    <w:rsid w:val="00E738DE"/>
    <w:rsid w:val="00E75E27"/>
    <w:rsid w:val="00E7796D"/>
    <w:rsid w:val="00E80148"/>
    <w:rsid w:val="00E809C5"/>
    <w:rsid w:val="00E80E95"/>
    <w:rsid w:val="00E81A08"/>
    <w:rsid w:val="00E8211F"/>
    <w:rsid w:val="00E83FAF"/>
    <w:rsid w:val="00E848AC"/>
    <w:rsid w:val="00E84F88"/>
    <w:rsid w:val="00E8536C"/>
    <w:rsid w:val="00E8596E"/>
    <w:rsid w:val="00E9036E"/>
    <w:rsid w:val="00E91CDD"/>
    <w:rsid w:val="00E92F15"/>
    <w:rsid w:val="00E94DEC"/>
    <w:rsid w:val="00E96079"/>
    <w:rsid w:val="00E9677B"/>
    <w:rsid w:val="00EA25FA"/>
    <w:rsid w:val="00EA2B88"/>
    <w:rsid w:val="00EA64C3"/>
    <w:rsid w:val="00EA67CE"/>
    <w:rsid w:val="00EA6E9E"/>
    <w:rsid w:val="00EA7346"/>
    <w:rsid w:val="00EA7917"/>
    <w:rsid w:val="00EA7927"/>
    <w:rsid w:val="00EB2930"/>
    <w:rsid w:val="00EB31C6"/>
    <w:rsid w:val="00EB48DC"/>
    <w:rsid w:val="00EB4F54"/>
    <w:rsid w:val="00EC1B01"/>
    <w:rsid w:val="00EC1E38"/>
    <w:rsid w:val="00EC3C29"/>
    <w:rsid w:val="00EC4D15"/>
    <w:rsid w:val="00ED0930"/>
    <w:rsid w:val="00ED0E39"/>
    <w:rsid w:val="00ED1D12"/>
    <w:rsid w:val="00ED25EE"/>
    <w:rsid w:val="00EE00DE"/>
    <w:rsid w:val="00EE06EE"/>
    <w:rsid w:val="00EE3AA0"/>
    <w:rsid w:val="00EE4353"/>
    <w:rsid w:val="00EE48E0"/>
    <w:rsid w:val="00EE5EF2"/>
    <w:rsid w:val="00EE61D7"/>
    <w:rsid w:val="00EE7390"/>
    <w:rsid w:val="00EF1058"/>
    <w:rsid w:val="00EF5579"/>
    <w:rsid w:val="00EF57A2"/>
    <w:rsid w:val="00EF7413"/>
    <w:rsid w:val="00EF76D3"/>
    <w:rsid w:val="00F00673"/>
    <w:rsid w:val="00F01A5C"/>
    <w:rsid w:val="00F0219E"/>
    <w:rsid w:val="00F03504"/>
    <w:rsid w:val="00F03E48"/>
    <w:rsid w:val="00F10C78"/>
    <w:rsid w:val="00F1204E"/>
    <w:rsid w:val="00F126BB"/>
    <w:rsid w:val="00F12808"/>
    <w:rsid w:val="00F1295D"/>
    <w:rsid w:val="00F226E7"/>
    <w:rsid w:val="00F22794"/>
    <w:rsid w:val="00F23EBC"/>
    <w:rsid w:val="00F25346"/>
    <w:rsid w:val="00F25A3A"/>
    <w:rsid w:val="00F30824"/>
    <w:rsid w:val="00F32D1D"/>
    <w:rsid w:val="00F335C0"/>
    <w:rsid w:val="00F3544F"/>
    <w:rsid w:val="00F354C2"/>
    <w:rsid w:val="00F370F0"/>
    <w:rsid w:val="00F37AFD"/>
    <w:rsid w:val="00F40D58"/>
    <w:rsid w:val="00F43F60"/>
    <w:rsid w:val="00F508A3"/>
    <w:rsid w:val="00F53A9C"/>
    <w:rsid w:val="00F53FCD"/>
    <w:rsid w:val="00F5437A"/>
    <w:rsid w:val="00F56854"/>
    <w:rsid w:val="00F56CB2"/>
    <w:rsid w:val="00F56D21"/>
    <w:rsid w:val="00F56DFC"/>
    <w:rsid w:val="00F57702"/>
    <w:rsid w:val="00F616D7"/>
    <w:rsid w:val="00F63394"/>
    <w:rsid w:val="00F64D33"/>
    <w:rsid w:val="00F65012"/>
    <w:rsid w:val="00F67D6A"/>
    <w:rsid w:val="00F70F13"/>
    <w:rsid w:val="00F772DB"/>
    <w:rsid w:val="00F807C8"/>
    <w:rsid w:val="00F84AE3"/>
    <w:rsid w:val="00F85F45"/>
    <w:rsid w:val="00F8730F"/>
    <w:rsid w:val="00F90CAE"/>
    <w:rsid w:val="00F927D8"/>
    <w:rsid w:val="00F9479F"/>
    <w:rsid w:val="00F95155"/>
    <w:rsid w:val="00F9669B"/>
    <w:rsid w:val="00FA0024"/>
    <w:rsid w:val="00FA0BEF"/>
    <w:rsid w:val="00FA2CC8"/>
    <w:rsid w:val="00FA335F"/>
    <w:rsid w:val="00FA6407"/>
    <w:rsid w:val="00FA69A9"/>
    <w:rsid w:val="00FB0AB5"/>
    <w:rsid w:val="00FB0ED1"/>
    <w:rsid w:val="00FB1B5E"/>
    <w:rsid w:val="00FB28B3"/>
    <w:rsid w:val="00FB7F4E"/>
    <w:rsid w:val="00FC4081"/>
    <w:rsid w:val="00FC4D97"/>
    <w:rsid w:val="00FC5098"/>
    <w:rsid w:val="00FC5E5C"/>
    <w:rsid w:val="00FC64AF"/>
    <w:rsid w:val="00FC74CA"/>
    <w:rsid w:val="00FD20BC"/>
    <w:rsid w:val="00FD2114"/>
    <w:rsid w:val="00FD217B"/>
    <w:rsid w:val="00FD2D4D"/>
    <w:rsid w:val="00FE3270"/>
    <w:rsid w:val="00FE3BE0"/>
    <w:rsid w:val="00FE574C"/>
    <w:rsid w:val="00FF3DA6"/>
    <w:rsid w:val="00FF3DBB"/>
    <w:rsid w:val="00FF4D63"/>
    <w:rsid w:val="00FF5D65"/>
    <w:rsid w:val="00FF6D5C"/>
    <w:rsid w:val="00FF7191"/>
    <w:rsid w:val="0131AF92"/>
    <w:rsid w:val="014E2B4C"/>
    <w:rsid w:val="01633FB1"/>
    <w:rsid w:val="0175788E"/>
    <w:rsid w:val="01AB62F0"/>
    <w:rsid w:val="01B9C260"/>
    <w:rsid w:val="01C3D122"/>
    <w:rsid w:val="01EB4AA3"/>
    <w:rsid w:val="024B9D25"/>
    <w:rsid w:val="028640B4"/>
    <w:rsid w:val="03109C55"/>
    <w:rsid w:val="0320C444"/>
    <w:rsid w:val="034ACF68"/>
    <w:rsid w:val="0378035F"/>
    <w:rsid w:val="03881199"/>
    <w:rsid w:val="03E76D86"/>
    <w:rsid w:val="03FAA1BD"/>
    <w:rsid w:val="0432F983"/>
    <w:rsid w:val="04345CBA"/>
    <w:rsid w:val="04421AD0"/>
    <w:rsid w:val="04601D90"/>
    <w:rsid w:val="048EEF18"/>
    <w:rsid w:val="04955FEA"/>
    <w:rsid w:val="049D6B6A"/>
    <w:rsid w:val="04A5C632"/>
    <w:rsid w:val="04A84860"/>
    <w:rsid w:val="050497FA"/>
    <w:rsid w:val="051FCF69"/>
    <w:rsid w:val="05327147"/>
    <w:rsid w:val="054FB4C7"/>
    <w:rsid w:val="056A2BCE"/>
    <w:rsid w:val="05789AC0"/>
    <w:rsid w:val="05798588"/>
    <w:rsid w:val="05833DE7"/>
    <w:rsid w:val="05902194"/>
    <w:rsid w:val="05D5B107"/>
    <w:rsid w:val="05FC78A2"/>
    <w:rsid w:val="0650BD9E"/>
    <w:rsid w:val="0661CBB3"/>
    <w:rsid w:val="068D8083"/>
    <w:rsid w:val="069C4820"/>
    <w:rsid w:val="06AE6395"/>
    <w:rsid w:val="06D4F247"/>
    <w:rsid w:val="06F29E56"/>
    <w:rsid w:val="06F893B0"/>
    <w:rsid w:val="07232DCF"/>
    <w:rsid w:val="07451074"/>
    <w:rsid w:val="074846AC"/>
    <w:rsid w:val="075A5963"/>
    <w:rsid w:val="075E0068"/>
    <w:rsid w:val="07638654"/>
    <w:rsid w:val="07785F99"/>
    <w:rsid w:val="07C88637"/>
    <w:rsid w:val="07CCAEB0"/>
    <w:rsid w:val="07CD00AC"/>
    <w:rsid w:val="07F2EA48"/>
    <w:rsid w:val="0851DFD3"/>
    <w:rsid w:val="088FF5DA"/>
    <w:rsid w:val="08931384"/>
    <w:rsid w:val="08B19C17"/>
    <w:rsid w:val="090582EF"/>
    <w:rsid w:val="0908CA97"/>
    <w:rsid w:val="0908DFC9"/>
    <w:rsid w:val="091DBA77"/>
    <w:rsid w:val="09210A35"/>
    <w:rsid w:val="097D2EDF"/>
    <w:rsid w:val="09A86BB3"/>
    <w:rsid w:val="0A094617"/>
    <w:rsid w:val="0A0E1013"/>
    <w:rsid w:val="0A2CE7C7"/>
    <w:rsid w:val="0A4D6C78"/>
    <w:rsid w:val="0A61EA31"/>
    <w:rsid w:val="0AC82566"/>
    <w:rsid w:val="0AD72434"/>
    <w:rsid w:val="0AE74C62"/>
    <w:rsid w:val="0AF535EF"/>
    <w:rsid w:val="0B330533"/>
    <w:rsid w:val="0B586B5D"/>
    <w:rsid w:val="0B60202D"/>
    <w:rsid w:val="0BD10FF2"/>
    <w:rsid w:val="0C144B24"/>
    <w:rsid w:val="0C271CBE"/>
    <w:rsid w:val="0C64F919"/>
    <w:rsid w:val="0C880F48"/>
    <w:rsid w:val="0C8909B9"/>
    <w:rsid w:val="0C897AEB"/>
    <w:rsid w:val="0D147224"/>
    <w:rsid w:val="0D159346"/>
    <w:rsid w:val="0E239AFD"/>
    <w:rsid w:val="0E78C641"/>
    <w:rsid w:val="0E7C22C0"/>
    <w:rsid w:val="0EDEAB3D"/>
    <w:rsid w:val="0EE9D562"/>
    <w:rsid w:val="0F996719"/>
    <w:rsid w:val="0FE5DA71"/>
    <w:rsid w:val="0FEEEEB2"/>
    <w:rsid w:val="0FF7572F"/>
    <w:rsid w:val="10328E48"/>
    <w:rsid w:val="10B8EA18"/>
    <w:rsid w:val="10C46DFF"/>
    <w:rsid w:val="10DF92B6"/>
    <w:rsid w:val="11980965"/>
    <w:rsid w:val="119CE256"/>
    <w:rsid w:val="11A043D3"/>
    <w:rsid w:val="11B93C15"/>
    <w:rsid w:val="11C7D1DB"/>
    <w:rsid w:val="11CE5EA9"/>
    <w:rsid w:val="123FA697"/>
    <w:rsid w:val="124147F8"/>
    <w:rsid w:val="125818AD"/>
    <w:rsid w:val="12BB1240"/>
    <w:rsid w:val="12BBEEEB"/>
    <w:rsid w:val="12F65074"/>
    <w:rsid w:val="12FCF81E"/>
    <w:rsid w:val="130E291D"/>
    <w:rsid w:val="131D0C23"/>
    <w:rsid w:val="13294B8B"/>
    <w:rsid w:val="133CEB03"/>
    <w:rsid w:val="133EFBC8"/>
    <w:rsid w:val="134582BA"/>
    <w:rsid w:val="136C6BB8"/>
    <w:rsid w:val="137EFF45"/>
    <w:rsid w:val="13B2B19B"/>
    <w:rsid w:val="13C8A709"/>
    <w:rsid w:val="13CD0717"/>
    <w:rsid w:val="146D4179"/>
    <w:rsid w:val="147C147A"/>
    <w:rsid w:val="147F8AF0"/>
    <w:rsid w:val="14A1C1F6"/>
    <w:rsid w:val="14D8BB64"/>
    <w:rsid w:val="14FF729D"/>
    <w:rsid w:val="153660FE"/>
    <w:rsid w:val="15909992"/>
    <w:rsid w:val="15C3F702"/>
    <w:rsid w:val="15DBF2C6"/>
    <w:rsid w:val="15F8124B"/>
    <w:rsid w:val="163DA9B0"/>
    <w:rsid w:val="165E7C27"/>
    <w:rsid w:val="16664E67"/>
    <w:rsid w:val="166D71A4"/>
    <w:rsid w:val="16C0EB7B"/>
    <w:rsid w:val="16F4218A"/>
    <w:rsid w:val="16F6AE46"/>
    <w:rsid w:val="179BEAAA"/>
    <w:rsid w:val="17C1966D"/>
    <w:rsid w:val="182477D0"/>
    <w:rsid w:val="1853F967"/>
    <w:rsid w:val="185CBBDC"/>
    <w:rsid w:val="1878C30A"/>
    <w:rsid w:val="18BA6D13"/>
    <w:rsid w:val="192903BA"/>
    <w:rsid w:val="194E8CB7"/>
    <w:rsid w:val="19B97F03"/>
    <w:rsid w:val="1A27E51B"/>
    <w:rsid w:val="1A83553C"/>
    <w:rsid w:val="1A841017"/>
    <w:rsid w:val="1A8E71C9"/>
    <w:rsid w:val="1A9ADF8F"/>
    <w:rsid w:val="1B0F5F67"/>
    <w:rsid w:val="1B5D9232"/>
    <w:rsid w:val="1B625372"/>
    <w:rsid w:val="1B6BD26C"/>
    <w:rsid w:val="1BDCFFD1"/>
    <w:rsid w:val="1BDD079B"/>
    <w:rsid w:val="1BDF66F7"/>
    <w:rsid w:val="1BE4C1DE"/>
    <w:rsid w:val="1BEAAD81"/>
    <w:rsid w:val="1C1FB07E"/>
    <w:rsid w:val="1C5616D2"/>
    <w:rsid w:val="1C57C810"/>
    <w:rsid w:val="1C95D665"/>
    <w:rsid w:val="1CD16B95"/>
    <w:rsid w:val="1CDDB62A"/>
    <w:rsid w:val="1D173099"/>
    <w:rsid w:val="1D372154"/>
    <w:rsid w:val="1D91A6F4"/>
    <w:rsid w:val="1E51AF5A"/>
    <w:rsid w:val="1E53C4D7"/>
    <w:rsid w:val="1E560BD7"/>
    <w:rsid w:val="1E592AF2"/>
    <w:rsid w:val="1E6D3BF6"/>
    <w:rsid w:val="1E905E4C"/>
    <w:rsid w:val="1EC9EF80"/>
    <w:rsid w:val="1F0B67FC"/>
    <w:rsid w:val="1F7A20D6"/>
    <w:rsid w:val="1F85E319"/>
    <w:rsid w:val="1FA8858C"/>
    <w:rsid w:val="1FB82AB4"/>
    <w:rsid w:val="1FB8C42D"/>
    <w:rsid w:val="1FC51290"/>
    <w:rsid w:val="1FC7C134"/>
    <w:rsid w:val="1FE6407B"/>
    <w:rsid w:val="1FF8488E"/>
    <w:rsid w:val="1FFB6B44"/>
    <w:rsid w:val="205E95A0"/>
    <w:rsid w:val="2082136C"/>
    <w:rsid w:val="20826741"/>
    <w:rsid w:val="20B86E1F"/>
    <w:rsid w:val="20E490D1"/>
    <w:rsid w:val="20FA2CF5"/>
    <w:rsid w:val="210F38F8"/>
    <w:rsid w:val="21586CA9"/>
    <w:rsid w:val="21647725"/>
    <w:rsid w:val="21D0A1BB"/>
    <w:rsid w:val="220A3781"/>
    <w:rsid w:val="22214E4C"/>
    <w:rsid w:val="2267415C"/>
    <w:rsid w:val="22B211BE"/>
    <w:rsid w:val="22C01A6C"/>
    <w:rsid w:val="22E6562C"/>
    <w:rsid w:val="230D9D0F"/>
    <w:rsid w:val="23257CB9"/>
    <w:rsid w:val="2377CADF"/>
    <w:rsid w:val="23F6EC87"/>
    <w:rsid w:val="24088A0F"/>
    <w:rsid w:val="24220866"/>
    <w:rsid w:val="2476CEFD"/>
    <w:rsid w:val="2483FC3F"/>
    <w:rsid w:val="24A6E7C0"/>
    <w:rsid w:val="24AA3FDF"/>
    <w:rsid w:val="24E50D1E"/>
    <w:rsid w:val="24E59370"/>
    <w:rsid w:val="24F2A86C"/>
    <w:rsid w:val="251B847C"/>
    <w:rsid w:val="253B3EE4"/>
    <w:rsid w:val="254635E9"/>
    <w:rsid w:val="25884749"/>
    <w:rsid w:val="25C10C15"/>
    <w:rsid w:val="261530DC"/>
    <w:rsid w:val="26BEBFF3"/>
    <w:rsid w:val="26E05A26"/>
    <w:rsid w:val="27248B74"/>
    <w:rsid w:val="2726D88E"/>
    <w:rsid w:val="272EBBAD"/>
    <w:rsid w:val="273F5CEF"/>
    <w:rsid w:val="27781B21"/>
    <w:rsid w:val="2779CD06"/>
    <w:rsid w:val="27870A39"/>
    <w:rsid w:val="280D0C98"/>
    <w:rsid w:val="284AD382"/>
    <w:rsid w:val="2877D76F"/>
    <w:rsid w:val="2882C795"/>
    <w:rsid w:val="28DEA42C"/>
    <w:rsid w:val="28EC7667"/>
    <w:rsid w:val="2913EB82"/>
    <w:rsid w:val="2971742D"/>
    <w:rsid w:val="2992636F"/>
    <w:rsid w:val="2A0D60E5"/>
    <w:rsid w:val="2A108B91"/>
    <w:rsid w:val="2A4A5E04"/>
    <w:rsid w:val="2A5AF875"/>
    <w:rsid w:val="2A60DB79"/>
    <w:rsid w:val="2A6373A3"/>
    <w:rsid w:val="2ABC29B0"/>
    <w:rsid w:val="2ACB0D18"/>
    <w:rsid w:val="2AE191DA"/>
    <w:rsid w:val="2B362252"/>
    <w:rsid w:val="2B3C742C"/>
    <w:rsid w:val="2B3EF2C9"/>
    <w:rsid w:val="2B837434"/>
    <w:rsid w:val="2B928EE8"/>
    <w:rsid w:val="2BA37057"/>
    <w:rsid w:val="2BCA2E01"/>
    <w:rsid w:val="2BF44298"/>
    <w:rsid w:val="2C00841D"/>
    <w:rsid w:val="2C095F95"/>
    <w:rsid w:val="2C36D32A"/>
    <w:rsid w:val="2C401C25"/>
    <w:rsid w:val="2C84108E"/>
    <w:rsid w:val="2CDBBF49"/>
    <w:rsid w:val="2CDF519E"/>
    <w:rsid w:val="2CF70739"/>
    <w:rsid w:val="2CFF3DAC"/>
    <w:rsid w:val="2D2ED2FB"/>
    <w:rsid w:val="2D376AA0"/>
    <w:rsid w:val="2D3A95D2"/>
    <w:rsid w:val="2D45B002"/>
    <w:rsid w:val="2D60B45E"/>
    <w:rsid w:val="2D8F2A74"/>
    <w:rsid w:val="2DA179B4"/>
    <w:rsid w:val="2E14DD21"/>
    <w:rsid w:val="2E2F932D"/>
    <w:rsid w:val="2EE09C4B"/>
    <w:rsid w:val="2EE2C231"/>
    <w:rsid w:val="2F027DC4"/>
    <w:rsid w:val="2F03BC69"/>
    <w:rsid w:val="2F341D46"/>
    <w:rsid w:val="2F3D4A15"/>
    <w:rsid w:val="2F41540A"/>
    <w:rsid w:val="2F56FA7A"/>
    <w:rsid w:val="2F6E73EC"/>
    <w:rsid w:val="2FAA9CD0"/>
    <w:rsid w:val="2FB6A9C4"/>
    <w:rsid w:val="2FF9C1CD"/>
    <w:rsid w:val="2FF9F042"/>
    <w:rsid w:val="2FFD2627"/>
    <w:rsid w:val="301AC8BE"/>
    <w:rsid w:val="3029A2D3"/>
    <w:rsid w:val="302BB01A"/>
    <w:rsid w:val="30B9C520"/>
    <w:rsid w:val="30C25EE0"/>
    <w:rsid w:val="30FCB701"/>
    <w:rsid w:val="310E385D"/>
    <w:rsid w:val="3165F3AB"/>
    <w:rsid w:val="319B9A58"/>
    <w:rsid w:val="319C7FB0"/>
    <w:rsid w:val="31A1371E"/>
    <w:rsid w:val="31AEDD04"/>
    <w:rsid w:val="31CB7DAC"/>
    <w:rsid w:val="31DCF15D"/>
    <w:rsid w:val="320ADCED"/>
    <w:rsid w:val="321A62F3"/>
    <w:rsid w:val="3227C2BB"/>
    <w:rsid w:val="323AA730"/>
    <w:rsid w:val="323D290D"/>
    <w:rsid w:val="32735B7B"/>
    <w:rsid w:val="3274EAD7"/>
    <w:rsid w:val="3277DE14"/>
    <w:rsid w:val="328E9B3C"/>
    <w:rsid w:val="329E83C2"/>
    <w:rsid w:val="32BAD6B7"/>
    <w:rsid w:val="32D0566A"/>
    <w:rsid w:val="32DE3C14"/>
    <w:rsid w:val="336BE43A"/>
    <w:rsid w:val="339E0B8B"/>
    <w:rsid w:val="33B63354"/>
    <w:rsid w:val="33BD7FD3"/>
    <w:rsid w:val="33F7ED14"/>
    <w:rsid w:val="341A088E"/>
    <w:rsid w:val="3431C236"/>
    <w:rsid w:val="34704B18"/>
    <w:rsid w:val="34A774F3"/>
    <w:rsid w:val="34DA6691"/>
    <w:rsid w:val="35228D9E"/>
    <w:rsid w:val="353525F3"/>
    <w:rsid w:val="35374D25"/>
    <w:rsid w:val="35416EA8"/>
    <w:rsid w:val="354732AF"/>
    <w:rsid w:val="355203B5"/>
    <w:rsid w:val="357C0943"/>
    <w:rsid w:val="358555A0"/>
    <w:rsid w:val="3616A39C"/>
    <w:rsid w:val="362F7137"/>
    <w:rsid w:val="3639BD49"/>
    <w:rsid w:val="369E730C"/>
    <w:rsid w:val="36D1EAF7"/>
    <w:rsid w:val="36EB3717"/>
    <w:rsid w:val="36FE0876"/>
    <w:rsid w:val="370182B2"/>
    <w:rsid w:val="370C0F1F"/>
    <w:rsid w:val="3717D9A4"/>
    <w:rsid w:val="37205B84"/>
    <w:rsid w:val="37485BFA"/>
    <w:rsid w:val="374E0FA7"/>
    <w:rsid w:val="3764EDB3"/>
    <w:rsid w:val="37E5E074"/>
    <w:rsid w:val="37EFC66A"/>
    <w:rsid w:val="38566C39"/>
    <w:rsid w:val="385EF6BE"/>
    <w:rsid w:val="387A0E36"/>
    <w:rsid w:val="38A57835"/>
    <w:rsid w:val="38B99D43"/>
    <w:rsid w:val="38F546F3"/>
    <w:rsid w:val="39141981"/>
    <w:rsid w:val="3918F6DA"/>
    <w:rsid w:val="392846F2"/>
    <w:rsid w:val="392D48AE"/>
    <w:rsid w:val="39439C50"/>
    <w:rsid w:val="396921F2"/>
    <w:rsid w:val="396A8C6C"/>
    <w:rsid w:val="39AA574D"/>
    <w:rsid w:val="39B8FB63"/>
    <w:rsid w:val="39E96C8E"/>
    <w:rsid w:val="39F63C06"/>
    <w:rsid w:val="3A0FAEFE"/>
    <w:rsid w:val="3A1A30EC"/>
    <w:rsid w:val="3A2574D8"/>
    <w:rsid w:val="3A2AF9E6"/>
    <w:rsid w:val="3A33DEEB"/>
    <w:rsid w:val="3A44C01D"/>
    <w:rsid w:val="3A8213F2"/>
    <w:rsid w:val="3A99E654"/>
    <w:rsid w:val="3ACE4296"/>
    <w:rsid w:val="3B36369C"/>
    <w:rsid w:val="3B3A56E2"/>
    <w:rsid w:val="3B576A0D"/>
    <w:rsid w:val="3B59F50E"/>
    <w:rsid w:val="3B6F5DD4"/>
    <w:rsid w:val="3C17C563"/>
    <w:rsid w:val="3C354DF7"/>
    <w:rsid w:val="3C7F0E5A"/>
    <w:rsid w:val="3CA8CBEE"/>
    <w:rsid w:val="3D7574A4"/>
    <w:rsid w:val="3D776441"/>
    <w:rsid w:val="3D778C12"/>
    <w:rsid w:val="3DA30E30"/>
    <w:rsid w:val="3DF6775D"/>
    <w:rsid w:val="3E227A45"/>
    <w:rsid w:val="3E23D05A"/>
    <w:rsid w:val="3E65D9BA"/>
    <w:rsid w:val="3E6B5950"/>
    <w:rsid w:val="3E90D857"/>
    <w:rsid w:val="3F09C32C"/>
    <w:rsid w:val="3F1570ED"/>
    <w:rsid w:val="3F28DEC7"/>
    <w:rsid w:val="3F40F02A"/>
    <w:rsid w:val="3F4AFFEF"/>
    <w:rsid w:val="3F53166E"/>
    <w:rsid w:val="3F5AF5C3"/>
    <w:rsid w:val="3F8A4912"/>
    <w:rsid w:val="3FC98B0D"/>
    <w:rsid w:val="400EC8DC"/>
    <w:rsid w:val="401EAAF0"/>
    <w:rsid w:val="40258E70"/>
    <w:rsid w:val="40637A9F"/>
    <w:rsid w:val="406F9BAF"/>
    <w:rsid w:val="407642F7"/>
    <w:rsid w:val="407D151C"/>
    <w:rsid w:val="408AF8D1"/>
    <w:rsid w:val="40D6172B"/>
    <w:rsid w:val="40DE50E5"/>
    <w:rsid w:val="40DF2437"/>
    <w:rsid w:val="40E1116C"/>
    <w:rsid w:val="414BDCF1"/>
    <w:rsid w:val="417B0D3B"/>
    <w:rsid w:val="41817F41"/>
    <w:rsid w:val="41B3944A"/>
    <w:rsid w:val="41C932A6"/>
    <w:rsid w:val="41D655AD"/>
    <w:rsid w:val="41DB8F61"/>
    <w:rsid w:val="420B6C10"/>
    <w:rsid w:val="4211B195"/>
    <w:rsid w:val="4215D134"/>
    <w:rsid w:val="422C68F5"/>
    <w:rsid w:val="42443559"/>
    <w:rsid w:val="42776913"/>
    <w:rsid w:val="42AB30EF"/>
    <w:rsid w:val="4308225E"/>
    <w:rsid w:val="43126DD2"/>
    <w:rsid w:val="435F9F25"/>
    <w:rsid w:val="43783DBD"/>
    <w:rsid w:val="43A73C71"/>
    <w:rsid w:val="43C1BAE6"/>
    <w:rsid w:val="43C83956"/>
    <w:rsid w:val="43DC6FBB"/>
    <w:rsid w:val="44369E71"/>
    <w:rsid w:val="4447CA67"/>
    <w:rsid w:val="44794F97"/>
    <w:rsid w:val="448B54FD"/>
    <w:rsid w:val="44A3F2BF"/>
    <w:rsid w:val="44A8DC1F"/>
    <w:rsid w:val="44C911A2"/>
    <w:rsid w:val="45266C65"/>
    <w:rsid w:val="452F0005"/>
    <w:rsid w:val="455B42C6"/>
    <w:rsid w:val="456409B7"/>
    <w:rsid w:val="456FFBAC"/>
    <w:rsid w:val="45701505"/>
    <w:rsid w:val="4572A4FD"/>
    <w:rsid w:val="458F46A3"/>
    <w:rsid w:val="45FCB4AB"/>
    <w:rsid w:val="463152DC"/>
    <w:rsid w:val="465AE07B"/>
    <w:rsid w:val="4675B562"/>
    <w:rsid w:val="468B9DEA"/>
    <w:rsid w:val="46A2FDC0"/>
    <w:rsid w:val="46E652DC"/>
    <w:rsid w:val="4717A67C"/>
    <w:rsid w:val="47191A9F"/>
    <w:rsid w:val="472AE771"/>
    <w:rsid w:val="4743A217"/>
    <w:rsid w:val="47607802"/>
    <w:rsid w:val="477E7622"/>
    <w:rsid w:val="47906FBE"/>
    <w:rsid w:val="47CF38E1"/>
    <w:rsid w:val="4807B922"/>
    <w:rsid w:val="48119FCB"/>
    <w:rsid w:val="485599F0"/>
    <w:rsid w:val="4879891D"/>
    <w:rsid w:val="48CEC7FF"/>
    <w:rsid w:val="48D41B23"/>
    <w:rsid w:val="48FC4863"/>
    <w:rsid w:val="490C4A8E"/>
    <w:rsid w:val="493BE276"/>
    <w:rsid w:val="4956DF15"/>
    <w:rsid w:val="49817C01"/>
    <w:rsid w:val="499B5D0F"/>
    <w:rsid w:val="499EC2F1"/>
    <w:rsid w:val="49DF93C8"/>
    <w:rsid w:val="49F3837F"/>
    <w:rsid w:val="4A27907C"/>
    <w:rsid w:val="4A2DA961"/>
    <w:rsid w:val="4A4016B4"/>
    <w:rsid w:val="4A42CE0D"/>
    <w:rsid w:val="4A662A17"/>
    <w:rsid w:val="4A6A9860"/>
    <w:rsid w:val="4A73963F"/>
    <w:rsid w:val="4AB1DB83"/>
    <w:rsid w:val="4AB91F4E"/>
    <w:rsid w:val="4ADD9442"/>
    <w:rsid w:val="4AE888C3"/>
    <w:rsid w:val="4AECBB29"/>
    <w:rsid w:val="4B372D70"/>
    <w:rsid w:val="4B8BC0C0"/>
    <w:rsid w:val="4B9C33EE"/>
    <w:rsid w:val="4BC5AE64"/>
    <w:rsid w:val="4BE9F102"/>
    <w:rsid w:val="4C018B74"/>
    <w:rsid w:val="4C21EB93"/>
    <w:rsid w:val="4C5249BA"/>
    <w:rsid w:val="4C6D0BC1"/>
    <w:rsid w:val="4C72D186"/>
    <w:rsid w:val="4CADC07F"/>
    <w:rsid w:val="4CBBEC4A"/>
    <w:rsid w:val="4CE510EE"/>
    <w:rsid w:val="4CF454A6"/>
    <w:rsid w:val="4D2DB64C"/>
    <w:rsid w:val="4D31E52A"/>
    <w:rsid w:val="4D56FF67"/>
    <w:rsid w:val="4D7B26EA"/>
    <w:rsid w:val="4DE00DEA"/>
    <w:rsid w:val="4DF94AAF"/>
    <w:rsid w:val="4DFF663E"/>
    <w:rsid w:val="4E535908"/>
    <w:rsid w:val="4EB9D774"/>
    <w:rsid w:val="4EEB79BA"/>
    <w:rsid w:val="4F45E058"/>
    <w:rsid w:val="4F6D2305"/>
    <w:rsid w:val="4F7E1E6C"/>
    <w:rsid w:val="4F98BB43"/>
    <w:rsid w:val="4F9D1E01"/>
    <w:rsid w:val="4FC7F8F6"/>
    <w:rsid w:val="4FF0F0DA"/>
    <w:rsid w:val="501DA4EF"/>
    <w:rsid w:val="5051A20E"/>
    <w:rsid w:val="505E2146"/>
    <w:rsid w:val="508D57B1"/>
    <w:rsid w:val="5091FAF7"/>
    <w:rsid w:val="50969C1A"/>
    <w:rsid w:val="50BA6BBD"/>
    <w:rsid w:val="5117AA85"/>
    <w:rsid w:val="51348BA4"/>
    <w:rsid w:val="517E5F79"/>
    <w:rsid w:val="51E6E134"/>
    <w:rsid w:val="51EEA604"/>
    <w:rsid w:val="52097E6A"/>
    <w:rsid w:val="52597F7D"/>
    <w:rsid w:val="527B6175"/>
    <w:rsid w:val="531889EB"/>
    <w:rsid w:val="531BEFAF"/>
    <w:rsid w:val="532214A2"/>
    <w:rsid w:val="5330AFEF"/>
    <w:rsid w:val="53513DE9"/>
    <w:rsid w:val="536693D6"/>
    <w:rsid w:val="5366F460"/>
    <w:rsid w:val="53739F0F"/>
    <w:rsid w:val="5384ECBE"/>
    <w:rsid w:val="5395570F"/>
    <w:rsid w:val="53C980F2"/>
    <w:rsid w:val="545B1455"/>
    <w:rsid w:val="545FDCA2"/>
    <w:rsid w:val="5489DBEE"/>
    <w:rsid w:val="54A5E29A"/>
    <w:rsid w:val="54AB39A0"/>
    <w:rsid w:val="54C08F17"/>
    <w:rsid w:val="54E7924B"/>
    <w:rsid w:val="54F575AE"/>
    <w:rsid w:val="5523F636"/>
    <w:rsid w:val="5538CB2D"/>
    <w:rsid w:val="55688B8B"/>
    <w:rsid w:val="556F573C"/>
    <w:rsid w:val="5578D188"/>
    <w:rsid w:val="559E53F5"/>
    <w:rsid w:val="560A0098"/>
    <w:rsid w:val="563E9DEF"/>
    <w:rsid w:val="56644F1D"/>
    <w:rsid w:val="568FB4FE"/>
    <w:rsid w:val="56A232D2"/>
    <w:rsid w:val="56C225C6"/>
    <w:rsid w:val="56FD4D1C"/>
    <w:rsid w:val="57210221"/>
    <w:rsid w:val="5739A88C"/>
    <w:rsid w:val="573C7EAD"/>
    <w:rsid w:val="57491412"/>
    <w:rsid w:val="5749987A"/>
    <w:rsid w:val="5767367B"/>
    <w:rsid w:val="576F0A4A"/>
    <w:rsid w:val="5786B0ED"/>
    <w:rsid w:val="57E8133F"/>
    <w:rsid w:val="58264DA7"/>
    <w:rsid w:val="58591584"/>
    <w:rsid w:val="58697688"/>
    <w:rsid w:val="5874B7C1"/>
    <w:rsid w:val="58B6059B"/>
    <w:rsid w:val="58DD4432"/>
    <w:rsid w:val="58FF7158"/>
    <w:rsid w:val="59207C4F"/>
    <w:rsid w:val="596C50C7"/>
    <w:rsid w:val="596FC05F"/>
    <w:rsid w:val="59B75368"/>
    <w:rsid w:val="5A253731"/>
    <w:rsid w:val="5A72F904"/>
    <w:rsid w:val="5A841E88"/>
    <w:rsid w:val="5A8C330C"/>
    <w:rsid w:val="5AB28FB8"/>
    <w:rsid w:val="5B0C458D"/>
    <w:rsid w:val="5B344488"/>
    <w:rsid w:val="5B4B512C"/>
    <w:rsid w:val="5B8D6CAF"/>
    <w:rsid w:val="5BA1FF81"/>
    <w:rsid w:val="5BA5E806"/>
    <w:rsid w:val="5BC9B6DC"/>
    <w:rsid w:val="5BDB8B46"/>
    <w:rsid w:val="5BEA37FF"/>
    <w:rsid w:val="5BF00092"/>
    <w:rsid w:val="5C64FC95"/>
    <w:rsid w:val="5CE2DB5E"/>
    <w:rsid w:val="5D1150CB"/>
    <w:rsid w:val="5D171433"/>
    <w:rsid w:val="5D3A3A7E"/>
    <w:rsid w:val="5D536D9A"/>
    <w:rsid w:val="5D72A896"/>
    <w:rsid w:val="5D8BD0F3"/>
    <w:rsid w:val="5D994789"/>
    <w:rsid w:val="5D9B1BC3"/>
    <w:rsid w:val="5DE3F92B"/>
    <w:rsid w:val="5DF2B975"/>
    <w:rsid w:val="5E14F749"/>
    <w:rsid w:val="5E1E6CE4"/>
    <w:rsid w:val="5E2C3F1A"/>
    <w:rsid w:val="5F0352FD"/>
    <w:rsid w:val="5F179CC5"/>
    <w:rsid w:val="5F21D8C1"/>
    <w:rsid w:val="5F33B11A"/>
    <w:rsid w:val="5F3FC4E3"/>
    <w:rsid w:val="5F4C3062"/>
    <w:rsid w:val="5F530802"/>
    <w:rsid w:val="5F899B37"/>
    <w:rsid w:val="5F912B3A"/>
    <w:rsid w:val="5FDAAD78"/>
    <w:rsid w:val="5FF784DD"/>
    <w:rsid w:val="5FFDD436"/>
    <w:rsid w:val="60072C64"/>
    <w:rsid w:val="606EB2B7"/>
    <w:rsid w:val="60A31244"/>
    <w:rsid w:val="60EF16C4"/>
    <w:rsid w:val="60F9A107"/>
    <w:rsid w:val="6104F25E"/>
    <w:rsid w:val="61242AB4"/>
    <w:rsid w:val="614A2280"/>
    <w:rsid w:val="61910231"/>
    <w:rsid w:val="61E2215D"/>
    <w:rsid w:val="61FE0DF0"/>
    <w:rsid w:val="6217F788"/>
    <w:rsid w:val="622A96AE"/>
    <w:rsid w:val="624655D0"/>
    <w:rsid w:val="626AA371"/>
    <w:rsid w:val="6286CDE7"/>
    <w:rsid w:val="62A8492C"/>
    <w:rsid w:val="62B7245F"/>
    <w:rsid w:val="62B824DE"/>
    <w:rsid w:val="62CEF593"/>
    <w:rsid w:val="62FD43BE"/>
    <w:rsid w:val="6399DE51"/>
    <w:rsid w:val="63AC5F88"/>
    <w:rsid w:val="63B3C7E9"/>
    <w:rsid w:val="63BA5682"/>
    <w:rsid w:val="63CC99DA"/>
    <w:rsid w:val="640673D2"/>
    <w:rsid w:val="640A5510"/>
    <w:rsid w:val="64369585"/>
    <w:rsid w:val="6448226C"/>
    <w:rsid w:val="647F612C"/>
    <w:rsid w:val="6485AEBB"/>
    <w:rsid w:val="6499141F"/>
    <w:rsid w:val="64A2A645"/>
    <w:rsid w:val="64B4ADB4"/>
    <w:rsid w:val="64DB26CE"/>
    <w:rsid w:val="64DFC4ED"/>
    <w:rsid w:val="64E0ABDC"/>
    <w:rsid w:val="64F1EA72"/>
    <w:rsid w:val="64FB5D82"/>
    <w:rsid w:val="6595F91B"/>
    <w:rsid w:val="65A24433"/>
    <w:rsid w:val="65A4D502"/>
    <w:rsid w:val="65E4A2FD"/>
    <w:rsid w:val="660FEF39"/>
    <w:rsid w:val="665A7341"/>
    <w:rsid w:val="66D47438"/>
    <w:rsid w:val="66F790EF"/>
    <w:rsid w:val="6703151D"/>
    <w:rsid w:val="6704A4BC"/>
    <w:rsid w:val="6719860F"/>
    <w:rsid w:val="6766F1ED"/>
    <w:rsid w:val="678F47F7"/>
    <w:rsid w:val="67DD23B5"/>
    <w:rsid w:val="67E00F84"/>
    <w:rsid w:val="681EE846"/>
    <w:rsid w:val="685024BF"/>
    <w:rsid w:val="68565226"/>
    <w:rsid w:val="68A64203"/>
    <w:rsid w:val="68CAD64D"/>
    <w:rsid w:val="68E11F7D"/>
    <w:rsid w:val="68EDFA6B"/>
    <w:rsid w:val="6908FB0B"/>
    <w:rsid w:val="69147875"/>
    <w:rsid w:val="69262857"/>
    <w:rsid w:val="697953B5"/>
    <w:rsid w:val="69A35405"/>
    <w:rsid w:val="69CC4F0E"/>
    <w:rsid w:val="69DE90BD"/>
    <w:rsid w:val="69EB6BF1"/>
    <w:rsid w:val="69F50E93"/>
    <w:rsid w:val="69FD997C"/>
    <w:rsid w:val="6A305E60"/>
    <w:rsid w:val="6A3D5284"/>
    <w:rsid w:val="6A486399"/>
    <w:rsid w:val="6A56B69B"/>
    <w:rsid w:val="6A6E434D"/>
    <w:rsid w:val="6A86CA0F"/>
    <w:rsid w:val="6A91EB98"/>
    <w:rsid w:val="6AAA0E66"/>
    <w:rsid w:val="6AAAD8A6"/>
    <w:rsid w:val="6AE0C41D"/>
    <w:rsid w:val="6B107641"/>
    <w:rsid w:val="6B7A611E"/>
    <w:rsid w:val="6B88C38A"/>
    <w:rsid w:val="6B9E13AB"/>
    <w:rsid w:val="6BBE4A50"/>
    <w:rsid w:val="6BF2745C"/>
    <w:rsid w:val="6BFE5EA5"/>
    <w:rsid w:val="6C02770F"/>
    <w:rsid w:val="6C45DEC7"/>
    <w:rsid w:val="6C8ED2C8"/>
    <w:rsid w:val="6CB5B580"/>
    <w:rsid w:val="6CBB2B9C"/>
    <w:rsid w:val="6CE21AEB"/>
    <w:rsid w:val="6CF94D41"/>
    <w:rsid w:val="6CFEF7FB"/>
    <w:rsid w:val="6D313150"/>
    <w:rsid w:val="6D356005"/>
    <w:rsid w:val="6D38013B"/>
    <w:rsid w:val="6D3E4470"/>
    <w:rsid w:val="6D400C33"/>
    <w:rsid w:val="6D8CCD2E"/>
    <w:rsid w:val="6D9802FD"/>
    <w:rsid w:val="6DA0CE20"/>
    <w:rsid w:val="6DB1BD93"/>
    <w:rsid w:val="6DB4100D"/>
    <w:rsid w:val="6DD83B69"/>
    <w:rsid w:val="6E0E30DF"/>
    <w:rsid w:val="6E95FD79"/>
    <w:rsid w:val="6E988B90"/>
    <w:rsid w:val="6EB22E79"/>
    <w:rsid w:val="6EE39749"/>
    <w:rsid w:val="6FEE871D"/>
    <w:rsid w:val="703264BC"/>
    <w:rsid w:val="704C9E1D"/>
    <w:rsid w:val="70642FE0"/>
    <w:rsid w:val="706CC645"/>
    <w:rsid w:val="7084ABB6"/>
    <w:rsid w:val="70B037E8"/>
    <w:rsid w:val="70E03B37"/>
    <w:rsid w:val="70E4E8DD"/>
    <w:rsid w:val="71356BDB"/>
    <w:rsid w:val="713D57BF"/>
    <w:rsid w:val="7167F924"/>
    <w:rsid w:val="719B9BA6"/>
    <w:rsid w:val="725829C8"/>
    <w:rsid w:val="728405D0"/>
    <w:rsid w:val="7310296D"/>
    <w:rsid w:val="7340044A"/>
    <w:rsid w:val="734A37E3"/>
    <w:rsid w:val="73500076"/>
    <w:rsid w:val="73C8171D"/>
    <w:rsid w:val="73EC57E4"/>
    <w:rsid w:val="741B41FD"/>
    <w:rsid w:val="744FAC03"/>
    <w:rsid w:val="74BCD7D7"/>
    <w:rsid w:val="74E671D6"/>
    <w:rsid w:val="75150C60"/>
    <w:rsid w:val="7552B959"/>
    <w:rsid w:val="758C3D6E"/>
    <w:rsid w:val="75B2EF16"/>
    <w:rsid w:val="75D7A644"/>
    <w:rsid w:val="75F1445F"/>
    <w:rsid w:val="76220B37"/>
    <w:rsid w:val="762BFC8A"/>
    <w:rsid w:val="7665D726"/>
    <w:rsid w:val="766B7738"/>
    <w:rsid w:val="766E8F65"/>
    <w:rsid w:val="76A24D7D"/>
    <w:rsid w:val="76A55B18"/>
    <w:rsid w:val="76C47280"/>
    <w:rsid w:val="76D416CA"/>
    <w:rsid w:val="76F5432B"/>
    <w:rsid w:val="76FC1BCD"/>
    <w:rsid w:val="771FDCDF"/>
    <w:rsid w:val="7742831F"/>
    <w:rsid w:val="7746866F"/>
    <w:rsid w:val="7789D57D"/>
    <w:rsid w:val="77940464"/>
    <w:rsid w:val="77980783"/>
    <w:rsid w:val="779869B6"/>
    <w:rsid w:val="77C0DDB6"/>
    <w:rsid w:val="77C23D73"/>
    <w:rsid w:val="77DBEDD8"/>
    <w:rsid w:val="77E2B68E"/>
    <w:rsid w:val="780A5FC6"/>
    <w:rsid w:val="7840756F"/>
    <w:rsid w:val="787AA72F"/>
    <w:rsid w:val="787D74ED"/>
    <w:rsid w:val="78AA2264"/>
    <w:rsid w:val="78AECE4D"/>
    <w:rsid w:val="78CF22CD"/>
    <w:rsid w:val="78FC83C7"/>
    <w:rsid w:val="78FD4826"/>
    <w:rsid w:val="7919B7BB"/>
    <w:rsid w:val="791E3F57"/>
    <w:rsid w:val="7966060C"/>
    <w:rsid w:val="7988D0D8"/>
    <w:rsid w:val="79A53B73"/>
    <w:rsid w:val="7A1C119E"/>
    <w:rsid w:val="7A3CF675"/>
    <w:rsid w:val="7A627D60"/>
    <w:rsid w:val="7A75DE42"/>
    <w:rsid w:val="7AC036AD"/>
    <w:rsid w:val="7AE3229F"/>
    <w:rsid w:val="7B31ABEF"/>
    <w:rsid w:val="7B40B602"/>
    <w:rsid w:val="7B4878A3"/>
    <w:rsid w:val="7B708D6B"/>
    <w:rsid w:val="7B722316"/>
    <w:rsid w:val="7B845993"/>
    <w:rsid w:val="7B88A057"/>
    <w:rsid w:val="7B896EF5"/>
    <w:rsid w:val="7BA7A4F7"/>
    <w:rsid w:val="7BD29534"/>
    <w:rsid w:val="7C14EB25"/>
    <w:rsid w:val="7C16FF2F"/>
    <w:rsid w:val="7C7EF300"/>
    <w:rsid w:val="7C9F21D8"/>
    <w:rsid w:val="7CE006D9"/>
    <w:rsid w:val="7D3276F0"/>
    <w:rsid w:val="7D4A2A54"/>
    <w:rsid w:val="7D6F4275"/>
    <w:rsid w:val="7D8AA182"/>
    <w:rsid w:val="7DA63358"/>
    <w:rsid w:val="7DB2CF90"/>
    <w:rsid w:val="7E126F01"/>
    <w:rsid w:val="7E48A914"/>
    <w:rsid w:val="7E4DA4B5"/>
    <w:rsid w:val="7E5B00C1"/>
    <w:rsid w:val="7EA11E7F"/>
    <w:rsid w:val="7EAC5D0D"/>
    <w:rsid w:val="7EAD33EA"/>
    <w:rsid w:val="7EC10562"/>
    <w:rsid w:val="7EE8709D"/>
    <w:rsid w:val="7EF111C7"/>
    <w:rsid w:val="7F02669A"/>
    <w:rsid w:val="7F09AB0A"/>
    <w:rsid w:val="7F0B12D6"/>
    <w:rsid w:val="7F0D272B"/>
    <w:rsid w:val="7F42D1D5"/>
    <w:rsid w:val="7F4754D9"/>
    <w:rsid w:val="7F5D5325"/>
    <w:rsid w:val="7F7A13F3"/>
    <w:rsid w:val="7F7FA412"/>
    <w:rsid w:val="7F9D7021"/>
    <w:rsid w:val="7FCD4F58"/>
    <w:rsid w:val="7FEAAD24"/>
    <w:rsid w:val="7FEE5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28FC"/>
  <w15:chartTrackingRefBased/>
  <w15:docId w15:val="{7FC8ED0F-218A-4D98-B8B0-A0D87C2CF3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691E"/>
    <w:rPr>
      <w:rFonts w:ascii="Aptos" w:hAnsi="Aptos" w:eastAsia="Times New Roman" w:cs="Times New Roman"/>
      <w:kern w:val="0"/>
      <w14:ligatures w14:val="none"/>
    </w:rPr>
  </w:style>
  <w:style w:type="paragraph" w:styleId="Heading1">
    <w:name w:val="heading 1"/>
    <w:basedOn w:val="Normal"/>
    <w:next w:val="Normal"/>
    <w:link w:val="Heading1Char"/>
    <w:uiPriority w:val="9"/>
    <w:qFormat/>
    <w:rsid w:val="005341C0"/>
    <w:pPr>
      <w:keepNext/>
      <w:keepLines/>
      <w:spacing w:before="240"/>
      <w:outlineLvl w:val="0"/>
    </w:pPr>
    <w:rPr>
      <w:rFonts w:asciiTheme="majorHAnsi" w:hAnsiTheme="majorHAnsi" w:eastAsiaTheme="majorEastAsia"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692E53"/>
    <w:pPr>
      <w:keepNext/>
      <w:keepLines/>
      <w:spacing w:before="40"/>
      <w:outlineLvl w:val="1"/>
    </w:pPr>
    <w:rPr>
      <w:rFonts w:asciiTheme="majorHAnsi" w:hAnsiTheme="majorHAnsi" w:eastAsiaTheme="majorEastAsia" w:cstheme="majorBidi"/>
      <w:color w:val="2F5496"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9C1F1D"/>
    <w:pPr>
      <w:keepNext/>
      <w:keepLines/>
      <w:spacing w:before="40"/>
      <w:outlineLvl w:val="2"/>
    </w:pPr>
    <w:rPr>
      <w:rFonts w:asciiTheme="majorHAnsi" w:hAnsiTheme="majorHAnsi" w:eastAsiaTheme="majorEastAsia" w:cstheme="majorBidi"/>
      <w:color w:val="1F3763" w:themeColor="accent1" w:themeShade="7F"/>
      <w:kern w:val="2"/>
      <w14:ligatures w14:val="standardContextual"/>
    </w:rPr>
  </w:style>
  <w:style w:type="paragraph" w:styleId="Heading4">
    <w:name w:val="heading 4"/>
    <w:basedOn w:val="Normal"/>
    <w:next w:val="Normal"/>
    <w:link w:val="Heading4Char"/>
    <w:uiPriority w:val="9"/>
    <w:semiHidden/>
    <w:unhideWhenUsed/>
    <w:qFormat/>
    <w:rsid w:val="002A7A79"/>
    <w:pPr>
      <w:keepNext/>
      <w:keepLines/>
      <w:spacing w:before="40"/>
      <w:outlineLvl w:val="3"/>
    </w:pPr>
    <w:rPr>
      <w:rFonts w:asciiTheme="majorHAnsi" w:hAnsiTheme="majorHAnsi" w:eastAsiaTheme="majorEastAsia" w:cstheme="majorBidi"/>
      <w:i/>
      <w:iCs/>
      <w:color w:val="2F5496" w:themeColor="accent1" w:themeShade="BF"/>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E36991"/>
    <w:pPr>
      <w:spacing w:before="100" w:beforeAutospacing="1" w:after="100" w:afterAutospacing="1"/>
    </w:pPr>
  </w:style>
  <w:style w:type="paragraph" w:styleId="ListParagraph">
    <w:name w:val="List Paragraph"/>
    <w:basedOn w:val="Normal"/>
    <w:uiPriority w:val="34"/>
    <w:qFormat/>
    <w:rsid w:val="00E36991"/>
    <w:pPr>
      <w:ind w:left="720"/>
      <w:contextualSpacing/>
    </w:pPr>
    <w:rPr>
      <w:rFonts w:asciiTheme="minorHAnsi" w:hAnsiTheme="minorHAnsi" w:eastAsiaTheme="minorHAnsi" w:cstheme="minorBidi"/>
      <w:kern w:val="2"/>
      <w14:ligatures w14:val="standardContextual"/>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rPr>
      <w:rFonts w:asciiTheme="minorHAnsi" w:hAnsiTheme="minorHAnsi" w:eastAsiaTheme="minorHAnsi" w:cstheme="minorBidi"/>
      <w:kern w:val="2"/>
      <w:sz w:val="20"/>
      <w:szCs w:val="20"/>
      <w14:ligatures w14:val="standardContextual"/>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906024"/>
    <w:rPr>
      <w:b/>
      <w:bCs/>
    </w:rPr>
  </w:style>
  <w:style w:type="character" w:styleId="CommentSubjectChar" w:customStyle="1">
    <w:name w:val="Comment Subject Char"/>
    <w:basedOn w:val="CommentTextChar"/>
    <w:link w:val="CommentSubject"/>
    <w:uiPriority w:val="99"/>
    <w:semiHidden/>
    <w:rsid w:val="00906024"/>
    <w:rPr>
      <w:b/>
      <w:bCs/>
      <w:sz w:val="20"/>
      <w:szCs w:val="20"/>
    </w:rPr>
  </w:style>
  <w:style w:type="character" w:styleId="UnresolvedMention">
    <w:name w:val="Unresolved Mention"/>
    <w:basedOn w:val="DefaultParagraphFont"/>
    <w:uiPriority w:val="99"/>
    <w:unhideWhenUsed/>
    <w:rsid w:val="003E4324"/>
    <w:rPr>
      <w:color w:val="605E5C"/>
      <w:shd w:val="clear" w:color="auto" w:fill="E1DFDD"/>
    </w:rPr>
  </w:style>
  <w:style w:type="paragraph" w:styleId="NoSpacing">
    <w:name w:val="No Spacing"/>
    <w:uiPriority w:val="1"/>
    <w:qFormat/>
    <w:rsid w:val="008410FB"/>
    <w:rPr>
      <w:rFonts w:ascii="Aptos" w:hAnsi="Aptos"/>
    </w:rPr>
  </w:style>
  <w:style w:type="character" w:styleId="FollowedHyperlink">
    <w:name w:val="FollowedHyperlink"/>
    <w:basedOn w:val="DefaultParagraphFont"/>
    <w:uiPriority w:val="99"/>
    <w:semiHidden/>
    <w:unhideWhenUsed/>
    <w:rsid w:val="00B10E7D"/>
    <w:rPr>
      <w:color w:val="954F72" w:themeColor="followedHyperlink"/>
      <w:u w:val="single"/>
    </w:rPr>
  </w:style>
  <w:style w:type="character" w:styleId="Heading1Char" w:customStyle="1">
    <w:name w:val="Heading 1 Char"/>
    <w:basedOn w:val="DefaultParagraphFont"/>
    <w:link w:val="Heading1"/>
    <w:uiPriority w:val="9"/>
    <w:rsid w:val="005341C0"/>
    <w:rPr>
      <w:rFonts w:asciiTheme="majorHAnsi" w:hAnsiTheme="majorHAnsi" w:eastAsiaTheme="majorEastAsia" w:cstheme="majorBidi"/>
      <w:color w:val="2F5496" w:themeColor="accent1" w:themeShade="BF"/>
      <w:sz w:val="32"/>
      <w:szCs w:val="32"/>
    </w:rPr>
  </w:style>
  <w:style w:type="paragraph" w:styleId="Header">
    <w:name w:val="header"/>
    <w:basedOn w:val="Normal"/>
    <w:link w:val="HeaderChar"/>
    <w:uiPriority w:val="99"/>
    <w:unhideWhenUsed/>
    <w:rsid w:val="0027468A"/>
    <w:pPr>
      <w:tabs>
        <w:tab w:val="center" w:pos="4680"/>
        <w:tab w:val="right" w:pos="9360"/>
      </w:tabs>
    </w:pPr>
    <w:rPr>
      <w:rFonts w:asciiTheme="minorHAnsi" w:hAnsiTheme="minorHAnsi" w:eastAsiaTheme="minorHAnsi" w:cstheme="minorBidi"/>
      <w:kern w:val="2"/>
      <w14:ligatures w14:val="standardContextual"/>
    </w:rPr>
  </w:style>
  <w:style w:type="character" w:styleId="HeaderChar" w:customStyle="1">
    <w:name w:val="Header Char"/>
    <w:basedOn w:val="DefaultParagraphFont"/>
    <w:link w:val="Header"/>
    <w:uiPriority w:val="99"/>
    <w:rsid w:val="0027468A"/>
  </w:style>
  <w:style w:type="paragraph" w:styleId="Footer">
    <w:name w:val="footer"/>
    <w:basedOn w:val="Normal"/>
    <w:link w:val="FooterChar"/>
    <w:uiPriority w:val="99"/>
    <w:unhideWhenUsed/>
    <w:rsid w:val="0027468A"/>
    <w:pPr>
      <w:tabs>
        <w:tab w:val="center" w:pos="4680"/>
        <w:tab w:val="right" w:pos="9360"/>
      </w:tabs>
    </w:pPr>
    <w:rPr>
      <w:rFonts w:asciiTheme="minorHAnsi" w:hAnsiTheme="minorHAnsi" w:eastAsiaTheme="minorHAnsi" w:cstheme="minorBidi"/>
      <w:kern w:val="2"/>
      <w14:ligatures w14:val="standardContextual"/>
    </w:rPr>
  </w:style>
  <w:style w:type="character" w:styleId="FooterChar" w:customStyle="1">
    <w:name w:val="Footer Char"/>
    <w:basedOn w:val="DefaultParagraphFont"/>
    <w:link w:val="Footer"/>
    <w:uiPriority w:val="99"/>
    <w:rsid w:val="0027468A"/>
  </w:style>
  <w:style w:type="character" w:styleId="Heading2Char" w:customStyle="1">
    <w:name w:val="Heading 2 Char"/>
    <w:basedOn w:val="DefaultParagraphFont"/>
    <w:link w:val="Heading2"/>
    <w:uiPriority w:val="9"/>
    <w:rsid w:val="00692E53"/>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9C1F1D"/>
    <w:rPr>
      <w:rFonts w:asciiTheme="majorHAnsi" w:hAnsiTheme="majorHAnsi" w:eastAsiaTheme="majorEastAsia" w:cstheme="majorBidi"/>
      <w:color w:val="1F3763" w:themeColor="accent1" w:themeShade="7F"/>
    </w:rPr>
  </w:style>
  <w:style w:type="character" w:styleId="Strong">
    <w:name w:val="Strong"/>
    <w:basedOn w:val="DefaultParagraphFont"/>
    <w:uiPriority w:val="22"/>
    <w:qFormat/>
    <w:rsid w:val="009C1F1D"/>
    <w:rPr>
      <w:b/>
      <w:bCs/>
    </w:rPr>
  </w:style>
  <w:style w:type="paragraph" w:styleId="paragraph" w:customStyle="1">
    <w:name w:val="paragraph"/>
    <w:basedOn w:val="Normal"/>
    <w:rsid w:val="00B90339"/>
    <w:pPr>
      <w:spacing w:before="100" w:beforeAutospacing="1" w:after="100" w:afterAutospacing="1"/>
    </w:pPr>
  </w:style>
  <w:style w:type="character" w:styleId="normaltextrun" w:customStyle="1">
    <w:name w:val="normaltextrun"/>
    <w:basedOn w:val="DefaultParagraphFont"/>
    <w:rsid w:val="00B90339"/>
  </w:style>
  <w:style w:type="character" w:styleId="eop" w:customStyle="1">
    <w:name w:val="eop"/>
    <w:basedOn w:val="DefaultParagraphFont"/>
    <w:rsid w:val="00B90339"/>
  </w:style>
  <w:style w:type="character" w:styleId="Heading4Char" w:customStyle="1">
    <w:name w:val="Heading 4 Char"/>
    <w:basedOn w:val="DefaultParagraphFont"/>
    <w:link w:val="Heading4"/>
    <w:uiPriority w:val="9"/>
    <w:semiHidden/>
    <w:rsid w:val="002A7A79"/>
    <w:rPr>
      <w:rFonts w:asciiTheme="majorHAnsi" w:hAnsiTheme="majorHAnsi" w:eastAsiaTheme="majorEastAsia" w:cstheme="majorBidi"/>
      <w:i/>
      <w:iCs/>
      <w:color w:val="2F5496" w:themeColor="accent1" w:themeShade="BF"/>
    </w:rPr>
  </w:style>
  <w:style w:type="paragraph" w:styleId="HTMLPreformatted">
    <w:name w:val="HTML Preformatted"/>
    <w:basedOn w:val="Normal"/>
    <w:link w:val="HTMLPreformattedChar"/>
    <w:uiPriority w:val="99"/>
    <w:semiHidden/>
    <w:unhideWhenUsed/>
    <w:rsid w:val="00D21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D21D94"/>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D21D94"/>
    <w:rPr>
      <w:rFonts w:ascii="Courier New" w:hAnsi="Courier New" w:eastAsia="Times New Roman" w:cs="Courier New"/>
      <w:sz w:val="20"/>
      <w:szCs w:val="20"/>
    </w:rPr>
  </w:style>
  <w:style w:type="paragraph" w:styleId="Revision">
    <w:name w:val="Revision"/>
    <w:hidden/>
    <w:uiPriority w:val="99"/>
    <w:semiHidden/>
    <w:rsid w:val="0037598D"/>
  </w:style>
  <w:style w:type="character" w:styleId="apple-converted-space" w:customStyle="1">
    <w:name w:val="apple-converted-space"/>
    <w:basedOn w:val="DefaultParagraphFont"/>
    <w:rsid w:val="00976904"/>
  </w:style>
  <w:style w:type="paragraph" w:styleId="TOCHeading">
    <w:name w:val="TOC Heading"/>
    <w:basedOn w:val="Heading1"/>
    <w:next w:val="Normal"/>
    <w:uiPriority w:val="39"/>
    <w:unhideWhenUsed/>
    <w:qFormat/>
    <w:rsid w:val="002034E8"/>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034E8"/>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2034E8"/>
    <w:pPr>
      <w:ind w:left="480"/>
    </w:pPr>
    <w:rPr>
      <w:rFonts w:asciiTheme="minorHAnsi" w:hAnsiTheme="minorHAnsi" w:cstheme="minorHAnsi"/>
      <w:i/>
      <w:iCs/>
      <w:sz w:val="20"/>
      <w:szCs w:val="20"/>
    </w:rPr>
  </w:style>
  <w:style w:type="paragraph" w:styleId="TOC2">
    <w:name w:val="toc 2"/>
    <w:basedOn w:val="Normal"/>
    <w:next w:val="Normal"/>
    <w:autoRedefine/>
    <w:uiPriority w:val="39"/>
    <w:semiHidden/>
    <w:unhideWhenUsed/>
    <w:rsid w:val="002034E8"/>
    <w:pPr>
      <w:ind w:left="240"/>
    </w:pPr>
    <w:rPr>
      <w:rFonts w:asciiTheme="minorHAnsi" w:hAnsiTheme="minorHAnsi" w:cstheme="minorHAnsi"/>
      <w:smallCaps/>
      <w:sz w:val="20"/>
      <w:szCs w:val="20"/>
    </w:rPr>
  </w:style>
  <w:style w:type="paragraph" w:styleId="TOC4">
    <w:name w:val="toc 4"/>
    <w:basedOn w:val="Normal"/>
    <w:next w:val="Normal"/>
    <w:autoRedefine/>
    <w:uiPriority w:val="39"/>
    <w:semiHidden/>
    <w:unhideWhenUsed/>
    <w:rsid w:val="002034E8"/>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2034E8"/>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2034E8"/>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2034E8"/>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2034E8"/>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2034E8"/>
    <w:pPr>
      <w:ind w:left="1920"/>
    </w:pPr>
    <w:rPr>
      <w:rFonts w:asciiTheme="minorHAnsi" w:hAnsiTheme="minorHAnsi" w:cstheme="minorHAnsi"/>
      <w:sz w:val="18"/>
      <w:szCs w:val="18"/>
    </w:rPr>
  </w:style>
  <w:style w:type="character" w:styleId="PageNumber">
    <w:name w:val="page number"/>
    <w:basedOn w:val="DefaultParagraphFont"/>
    <w:uiPriority w:val="99"/>
    <w:semiHidden/>
    <w:unhideWhenUsed/>
    <w:rsid w:val="004C5730"/>
  </w:style>
  <w:style w:type="table" w:styleId="GridTable1Light-Accent1">
    <w:name w:val="Grid Table 1 Light Accent 1"/>
    <w:basedOn w:val="TableNormal"/>
    <w:uiPriority w:val="46"/>
    <w:rsid w:val="00546C70"/>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546C70"/>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546C70"/>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464106">
      <w:bodyDiv w:val="1"/>
      <w:marLeft w:val="0"/>
      <w:marRight w:val="0"/>
      <w:marTop w:val="0"/>
      <w:marBottom w:val="0"/>
      <w:divBdr>
        <w:top w:val="none" w:sz="0" w:space="0" w:color="auto"/>
        <w:left w:val="none" w:sz="0" w:space="0" w:color="auto"/>
        <w:bottom w:val="none" w:sz="0" w:space="0" w:color="auto"/>
        <w:right w:val="none" w:sz="0" w:space="0" w:color="auto"/>
      </w:divBdr>
    </w:div>
    <w:div w:id="1198859342">
      <w:bodyDiv w:val="1"/>
      <w:marLeft w:val="0"/>
      <w:marRight w:val="0"/>
      <w:marTop w:val="0"/>
      <w:marBottom w:val="0"/>
      <w:divBdr>
        <w:top w:val="none" w:sz="0" w:space="0" w:color="auto"/>
        <w:left w:val="none" w:sz="0" w:space="0" w:color="auto"/>
        <w:bottom w:val="none" w:sz="0" w:space="0" w:color="auto"/>
        <w:right w:val="none" w:sz="0" w:space="0" w:color="auto"/>
      </w:divBdr>
    </w:div>
    <w:div w:id="124395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thelancet.com/journals/lanpub/article/PIIS2468-2667(24)00221-4/fulltext" TargetMode="External"/></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www.ahajournals.org/doi/10.1161/HYPERTENSIONAHA.120.16649" TargetMode="External" Id="rId18" /><Relationship Type="http://schemas.openxmlformats.org/officeDocument/2006/relationships/hyperlink" Target="https://www.longdom.org/open-access/identification-of-foods-to-monitor-the-sodium-content-of-processed-foodsusing-nationally-representative-consumption-data-for-devel-89455.html" TargetMode="External" Id="rId26" /><Relationship Type="http://schemas.openxmlformats.org/officeDocument/2006/relationships/hyperlink" Target="https://www.ahajournals.org/doi/10.1161/HYPERTENSIONAHA.124.24021" TargetMode="External" Id="rId39" /><Relationship Type="http://schemas.openxmlformats.org/officeDocument/2006/relationships/hyperlink" Target="https://resolvetosavelives.sharepoint.com/:b:/r/sites/CVHTeam/Shared%20Documents/General/HFE/Sodium/Salt%20Literature/3_Surveillance/b_Sources%20of%20Sodium/Charlton_2005_Diet%20and%20BP%20in%20South%20Africa_intake%20of%20foods%20containing%20Na,%20K,%20Ca,%20Mg%20in%20three%20ethnic%20groups.pdf?csf=1&amp;web=1&amp;e=GNLH7R" TargetMode="External" Id="rId21" /><Relationship Type="http://schemas.openxmlformats.org/officeDocument/2006/relationships/hyperlink" Target="https://www.nature.com/articles/s41371-021-00653-x" TargetMode="External" Id="rId34" /><Relationship Type="http://schemas.openxmlformats.org/officeDocument/2006/relationships/hyperlink" Target="https://www.thelancet.com/journals/lanpub/article/PIIS2468-2667%2826%2900043-5/fulltext" TargetMode="External" Id="rId42" /><Relationship Type="http://schemas.openxmlformats.org/officeDocument/2006/relationships/header" Target="header1.xml" Id="rId47" /><Relationship Type="http://schemas.openxmlformats.org/officeDocument/2006/relationships/fontTable" Target="fontTable.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actiononsalt.org.uk/reformulation/salt-intake-in-the-uk/main-sources-of-salt-in-the-uk-diet/" TargetMode="External" Id="rId16" /><Relationship Type="http://schemas.openxmlformats.org/officeDocument/2006/relationships/hyperlink" Target="https://ajph.aphapublications.org/doi/full/10.2105/AJPH.2011.300138" TargetMode="External" Id="rId29" /><Relationship Type="http://schemas.openxmlformats.org/officeDocument/2006/relationships/comments" Target="comments.xml" Id="rId11" /><Relationship Type="http://schemas.openxmlformats.org/officeDocument/2006/relationships/hyperlink" Target="https://policycommons.net/artifacts/2296571/et-ethiopia/3057007/" TargetMode="External" Id="rId24" /><Relationship Type="http://schemas.openxmlformats.org/officeDocument/2006/relationships/hyperlink" Target="https://www.medrxiv.org/content/10.64898/2026.04.06.26350270v1" TargetMode="External" Id="rId32" /><Relationship Type="http://schemas.openxmlformats.org/officeDocument/2006/relationships/hyperlink" Target="https://www.nature.com/articles/jhh2013105" TargetMode="External" Id="rId37" /><Relationship Type="http://schemas.openxmlformats.org/officeDocument/2006/relationships/hyperlink" Target="https://www.thelancet.com/journals/lanpub/article/PIIS2468-2667(25)00191-4/fulltext" TargetMode="External" Id="rId40" /><Relationship Type="http://schemas.openxmlformats.org/officeDocument/2006/relationships/hyperlink" Target="https://dcp-uw.shinyapps.io/salt_demo/" TargetMode="External" Id="rId45" /><Relationship Type="http://schemas.microsoft.com/office/2019/05/relationships/documenttasks" Target="documenttasks/documenttasks1.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hyperlink" Target="https://journals.plos.org/plosmedicine/article?id=10.1371/journal.pmed.1004463" TargetMode="External" Id="rId19" /><Relationship Type="http://schemas.openxmlformats.org/officeDocument/2006/relationships/hyperlink" Target="https://www.valueinhealthjournal.com/article/S1098-3015(14)01828-2/fulltext?_returnURL=https%3A%2F%2Flinkinghub.elsevier.com%2Fretrieve%2Fpii%2FS1098301514018282%3Fshowall%3Dtrue" TargetMode="External" Id="rId31" /><Relationship Type="http://schemas.openxmlformats.org/officeDocument/2006/relationships/hyperlink" Target="https://www.sciencedirect.com/science/article/pii/S2161831322003520?via%3Dihub" TargetMode="External" Id="rId44" /><Relationship Type="http://schemas.openxmlformats.org/officeDocument/2006/relationships/theme" Target="theme/theme1.xml" Id="rId52"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www.thelancet.com/journals/lanpub/article/PIIS2468-2667(25)00191-4/fulltext" TargetMode="External" Id="rId22" /><Relationship Type="http://schemas.openxmlformats.org/officeDocument/2006/relationships/hyperlink" Target="https://cdr.lib.unc.edu/concern/dissertations/dn39x258r" TargetMode="External" Id="rId27" /><Relationship Type="http://schemas.openxmlformats.org/officeDocument/2006/relationships/hyperlink" Target="https://onlinelibrary.wiley.com/doi/10.1111/jch.12884" TargetMode="External" Id="rId30" /><Relationship Type="http://schemas.openxmlformats.org/officeDocument/2006/relationships/hyperlink" Target="https://jamanetwork.com/journals/jamacardiology/fullarticle/2829791" TargetMode="External" Id="rId35" /><Relationship Type="http://schemas.openxmlformats.org/officeDocument/2006/relationships/hyperlink" Target="https://journals.plos.org/plosmedicine/article?id=10.1371/journal.pmed.1002232" TargetMode="External" Id="rId43" /><Relationship Type="http://schemas.openxmlformats.org/officeDocument/2006/relationships/footer" Target="footer1.xml" Id="rId48" /><Relationship Type="http://schemas.openxmlformats.org/officeDocument/2006/relationships/webSettings" Target="webSettings.xml" Id="rId8" /><Relationship Type="http://schemas.microsoft.com/office/2011/relationships/people" Target="people.xml" Id="rId51"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hyperlink" Target="https://www.actiononsalt.org.uk/reformulation/salt-intake-in-the-uk/main-sources-of-salt-in-the-uk-diet/" TargetMode="External" Id="rId17" /><Relationship Type="http://schemas.openxmlformats.org/officeDocument/2006/relationships/hyperlink" Target="https://www.prisonstudies.org/country/ethiopia" TargetMode="External" Id="rId25" /><Relationship Type="http://schemas.openxmlformats.org/officeDocument/2006/relationships/hyperlink" Target="https://journals.plos.org/plosmedicine/article?id=10.1371/journal.pmed.1004463" TargetMode="External" Id="rId33" /><Relationship Type="http://schemas.openxmlformats.org/officeDocument/2006/relationships/hyperlink" Target="https://journals.lww.com/jhypertension/abstract/2023/11000/salt_intake,_blood_pressure_and_cardiovascular.6.aspx" TargetMode="External" Id="rId38" /><Relationship Type="http://schemas.openxmlformats.org/officeDocument/2006/relationships/hyperlink" Target="https://github.com/Disease-Control-Priorities/sodium" TargetMode="External" Id="rId46" /><Relationship Type="http://schemas.openxmlformats.org/officeDocument/2006/relationships/hyperlink" Target="https://www.nature.com/articles/s41371-021-00653-x" TargetMode="External" Id="rId20" /><Relationship Type="http://schemas.openxmlformats.org/officeDocument/2006/relationships/hyperlink" Target="https://journals.plos.org/plosmedicine/article?id=10.1371/journal.pmed.1004572"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journals.plos.org/plosone/article?id=10.1371/journal.pone.0123915" TargetMode="External" Id="rId15" /><Relationship Type="http://schemas.openxmlformats.org/officeDocument/2006/relationships/hyperlink" Target="https://research.wur.nl/en/publications/hypertension-in-vietnam-prevalence-risk-groups-and-effects-of-sal/" TargetMode="External" Id="rId28" /><Relationship Type="http://schemas.openxmlformats.org/officeDocument/2006/relationships/hyperlink" Target="https://www.sciencedirect.com/science/article/pii/S2211335521001595?via%3Dihub" TargetMode="External" Id="rId36" /><Relationship Type="http://schemas.openxmlformats.org/officeDocument/2006/relationships/footer" Target="footer2.xml" Id="rId49" /><Relationship Type="http://schemas.openxmlformats.org/officeDocument/2006/relationships/hyperlink" Target="https://www.sciencedirect.com/science/article/pii/S0022316622021745?via%3Dihub" TargetMode="External" Id="Rb3af6b4f6b4f44be" /><Relationship Type="http://schemas.openxmlformats.org/officeDocument/2006/relationships/hyperlink" Target="http://www.moe.gov.cn/jyb_sjzl/sjzl_fztjgb/202506/t20250611_1193760.html" TargetMode="External" Id="R6be5fcfb45e542f6" /><Relationship Type="http://schemas.openxmlformats.org/officeDocument/2006/relationships/hyperlink" Target="https://learning.sohu.com/a/1000735579_122062530" TargetMode="External" Id="Rfdd8b8902bdc4b2c" /></Relationships>
</file>

<file path=word/documenttasks/documenttasks1.xml><?xml version="1.0" encoding="utf-8"?>
<t:Tasks xmlns:t="http://schemas.microsoft.com/office/tasks/2019/documenttasks" xmlns:oel="http://schemas.microsoft.com/office/2019/extlst">
  <t:Task id="{5162DD2B-82F4-486A-AB46-D904B4113661}">
    <t:Anchor>
      <t:Comment id="581263467"/>
    </t:Anchor>
    <t:History>
      <t:Event id="{EC231941-F5E1-4EAF-B2C5-49487D84E2D1}" time="2023-12-06T06:03:14.154Z">
        <t:Attribution userId="S::nide@rtsl.org::07266fb1-750f-443c-928d-21e50254d910" userProvider="AD" userName="Nicole Ide"/>
        <t:Anchor>
          <t:Comment id="755501141"/>
        </t:Anchor>
        <t:Create/>
      </t:Event>
      <t:Event id="{88ABCD85-3814-4305-9D0F-5C5A1D17F9AB}" time="2023-12-06T06:03:14.154Z">
        <t:Attribution userId="S::nide@rtsl.org::07266fb1-750f-443c-928d-21e50254d910" userProvider="AD" userName="Nicole Ide"/>
        <t:Anchor>
          <t:Comment id="755501141"/>
        </t:Anchor>
        <t:Assign userId="S::nabdelgawad@rtsl.org::e56b82ae-f3d7-4530-acae-a0ff9ddbbf2f" userProvider="AD" userName="Nora Abdel-Gawad"/>
      </t:Event>
      <t:Event id="{DC673782-1A21-4762-964C-420584ED5717}" time="2023-12-06T06:03:14.154Z">
        <t:Attribution userId="S::nide@rtsl.org::07266fb1-750f-443c-928d-21e50254d910" userProvider="AD" userName="Nicole Ide"/>
        <t:Anchor>
          <t:Comment id="755501141"/>
        </t:Anchor>
        <t:SetTitle title="@Nora Abdel-Gawad can you address this comment so we can provide clear direction to Sarah?"/>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ecba84-e072-4221-8d82-a65168a64cc5">
      <Terms xmlns="http://schemas.microsoft.com/office/infopath/2007/PartnerControls"/>
    </lcf76f155ced4ddcb4097134ff3c332f>
    <TaxCatchAll xmlns="fd178fd3-78d5-4fca-a690-d706765f8f07" xsi:nil="true"/>
    <SharedWithUsers xmlns="fd178fd3-78d5-4fca-a690-d706765f8f07">
      <UserInfo>
        <DisplayName>Nora Abdel-Gawad</DisplayName>
        <AccountId>68</AccountId>
        <AccountType/>
      </UserInfo>
      <UserInfo>
        <DisplayName>Nicole Ide</DisplayName>
        <AccountId>60</AccountId>
        <AccountType/>
      </UserInfo>
      <UserInfo>
        <DisplayName>Laura Cobb</DisplayName>
        <AccountId>16</AccountId>
        <AccountType/>
      </UserInfo>
      <UserInfo>
        <DisplayName>Christine Johnson</DisplayName>
        <AccountId>207</AccountId>
        <AccountType/>
      </UserInfo>
    </SharedWithUsers>
    <_ip_UnifiedCompliancePolicyUIAction xmlns="http://schemas.microsoft.com/sharepoint/v3" xsi:nil="true"/>
    <_ip_UnifiedCompliancePolicyProperties xmlns="http://schemas.microsoft.com/sharepoint/v3" xsi:nil="true"/>
    <Author0 xmlns="8fecba84-e072-4221-8d82-a65168a64cc5">
      <UserInfo>
        <DisplayName/>
        <AccountId xsi:nil="true"/>
        <AccountType/>
      </UserInfo>
    </Author0>
  </documentManagement>
</p: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FC24DE1AE80442822C6F2F222487C5" ma:contentTypeVersion="19" ma:contentTypeDescription="Create a new document." ma:contentTypeScope="" ma:versionID="cfdcfa1ac801f9858cc731bde472c221">
  <xsd:schema xmlns:xsd="http://www.w3.org/2001/XMLSchema" xmlns:xs="http://www.w3.org/2001/XMLSchema" xmlns:p="http://schemas.microsoft.com/office/2006/metadata/properties" xmlns:ns1="http://schemas.microsoft.com/sharepoint/v3" xmlns:ns2="fd178fd3-78d5-4fca-a690-d706765f8f07" xmlns:ns3="8fecba84-e072-4221-8d82-a65168a64cc5" targetNamespace="http://schemas.microsoft.com/office/2006/metadata/properties" ma:root="true" ma:fieldsID="802d0b3ed77d93044c76676c0eb2efe9" ns1:_="" ns2:_="" ns3:_="">
    <xsd:import namespace="http://schemas.microsoft.com/sharepoint/v3"/>
    <xsd:import namespace="fd178fd3-78d5-4fca-a690-d706765f8f07"/>
    <xsd:import namespace="8fecba84-e072-4221-8d82-a65168a64c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1:_ip_UnifiedCompliancePolicyProperties" minOccurs="0"/>
                <xsd:element ref="ns1:_ip_UnifiedCompliancePolicyUIAction" minOccurs="0"/>
                <xsd:element ref="ns3:MediaServiceSearchProperties" minOccurs="0"/>
                <xsd:element ref="ns3:Author0"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178fd3-78d5-4fca-a690-d706765f8f0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4335863-b61f-4978-b2f5-b629092aff0e}" ma:internalName="TaxCatchAll" ma:showField="CatchAllData" ma:web="fd178fd3-78d5-4fca-a690-d706765f8f0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fecba84-e072-4221-8d82-a65168a64c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f55c54-333a-4ed3-a999-6f0836af51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Author0" ma:index="25"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6DBC04-0A02-4BD3-A87E-3136F35D8F8E}">
  <ds:schemaRefs>
    <ds:schemaRef ds:uri="http://schemas.microsoft.com/office/2006/metadata/properties"/>
    <ds:schemaRef ds:uri="http://schemas.microsoft.com/office/infopath/2007/PartnerControls"/>
    <ds:schemaRef ds:uri="8fecba84-e072-4221-8d82-a65168a64cc5"/>
    <ds:schemaRef ds:uri="fd178fd3-78d5-4fca-a690-d706765f8f07"/>
    <ds:schemaRef ds:uri="http://schemas.microsoft.com/sharepoint/v3"/>
  </ds:schemaRefs>
</ds:datastoreItem>
</file>

<file path=customXml/itemProps2.xml><?xml version="1.0" encoding="utf-8"?>
<ds:datastoreItem xmlns:ds="http://schemas.openxmlformats.org/officeDocument/2006/customXml" ds:itemID="{4DB3AB14-723A-EE4D-9FB7-470CD8576F25}">
  <ds:schemaRefs>
    <ds:schemaRef ds:uri="http://schemas.openxmlformats.org/officeDocument/2006/bibliography"/>
  </ds:schemaRefs>
</ds:datastoreItem>
</file>

<file path=customXml/itemProps3.xml><?xml version="1.0" encoding="utf-8"?>
<ds:datastoreItem xmlns:ds="http://schemas.openxmlformats.org/officeDocument/2006/customXml" ds:itemID="{AF6DD563-1A0B-4399-BB5B-C7F58115B1D0}">
  <ds:schemaRefs>
    <ds:schemaRef ds:uri="http://schemas.microsoft.com/sharepoint/v3/contenttype/forms"/>
  </ds:schemaRefs>
</ds:datastoreItem>
</file>

<file path=customXml/itemProps4.xml><?xml version="1.0" encoding="utf-8"?>
<ds:datastoreItem xmlns:ds="http://schemas.openxmlformats.org/officeDocument/2006/customXml" ds:itemID="{62022FDD-555C-46C8-ACDF-8B33A2429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d178fd3-78d5-4fca-a690-d706765f8f07"/>
    <ds:schemaRef ds:uri="8fecba84-e072-4221-8d82-a65168a64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Nora Abdel-Gawad</dc:creator>
  <keywords/>
  <dc:description/>
  <lastModifiedBy>Nicole Ide</lastModifiedBy>
  <revision>659</revision>
  <dcterms:created xsi:type="dcterms:W3CDTF">2023-08-16T16:43:00.0000000Z</dcterms:created>
  <dcterms:modified xsi:type="dcterms:W3CDTF">2026-06-26T20:18:04.1119003Z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2023-08-16T10:43:08Z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762de5b4-45da-4234-a5e1-ee3e978f8a57</vt:lpwstr>
  </property>
  <property fmtid="{D5CDD505-2E9C-101B-9397-08002B2CF9AE}" pid="7" name="MSIP_Label_defa4170-0d19-0005-0004-bc88714345d2_ActionId">
    <vt:lpwstr>213d2f01-bd66-473e-aec0-0c0dfbd9304c</vt:lpwstr>
  </property>
  <property fmtid="{D5CDD505-2E9C-101B-9397-08002B2CF9AE}" pid="8" name="MSIP_Label_defa4170-0d19-0005-0004-bc88714345d2_ContentBits">
    <vt:lpwstr>0</vt:lpwstr>
  </property>
  <property fmtid="{D5CDD505-2E9C-101B-9397-08002B2CF9AE}" pid="9" name="ContentTypeId">
    <vt:lpwstr>0x0101000FFC24DE1AE80442822C6F2F222487C5</vt:lpwstr>
  </property>
  <property fmtid="{D5CDD505-2E9C-101B-9397-08002B2CF9AE}" pid="10" name="MediaServiceImageTags">
    <vt:lpwstr/>
  </property>
  <property fmtid="{D5CDD505-2E9C-101B-9397-08002B2CF9AE}" pid="11" name="docLang">
    <vt:lpwstr>en</vt:lpwstr>
  </property>
</Properties>
</file>